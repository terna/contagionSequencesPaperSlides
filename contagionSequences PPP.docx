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64AC5" w14:textId="77777777" w:rsidR="00987E15" w:rsidRDefault="00987E15">
      <w:pPr>
        <w:spacing w:line="200" w:lineRule="exact"/>
        <w:rPr>
          <w:sz w:val="24"/>
          <w:szCs w:val="24"/>
        </w:rPr>
      </w:pPr>
      <w:bookmarkStart w:id="0" w:name="page1"/>
      <w:bookmarkEnd w:id="0"/>
    </w:p>
    <w:p w14:paraId="3BAF5CE8" w14:textId="77777777" w:rsidR="00987E15" w:rsidRDefault="00987E15">
      <w:pPr>
        <w:spacing w:line="200" w:lineRule="exact"/>
        <w:rPr>
          <w:sz w:val="24"/>
          <w:szCs w:val="24"/>
        </w:rPr>
      </w:pPr>
    </w:p>
    <w:p w14:paraId="518BF524" w14:textId="77777777" w:rsidR="00987E15" w:rsidRDefault="00987E15">
      <w:pPr>
        <w:spacing w:line="200" w:lineRule="exact"/>
        <w:rPr>
          <w:sz w:val="24"/>
          <w:szCs w:val="24"/>
        </w:rPr>
      </w:pPr>
    </w:p>
    <w:p w14:paraId="01483D26" w14:textId="77777777" w:rsidR="00987E15" w:rsidRDefault="00987E15">
      <w:pPr>
        <w:spacing w:line="200" w:lineRule="exact"/>
        <w:rPr>
          <w:sz w:val="24"/>
          <w:szCs w:val="24"/>
        </w:rPr>
      </w:pPr>
    </w:p>
    <w:p w14:paraId="4B5E90D4" w14:textId="77777777" w:rsidR="00987E15" w:rsidRDefault="00987E15">
      <w:pPr>
        <w:spacing w:line="200" w:lineRule="exact"/>
        <w:rPr>
          <w:sz w:val="24"/>
          <w:szCs w:val="24"/>
        </w:rPr>
      </w:pPr>
    </w:p>
    <w:p w14:paraId="05E6ED70" w14:textId="77777777" w:rsidR="00987E15" w:rsidRDefault="00987E15">
      <w:pPr>
        <w:spacing w:line="227" w:lineRule="exact"/>
        <w:rPr>
          <w:sz w:val="24"/>
          <w:szCs w:val="24"/>
        </w:rPr>
      </w:pPr>
    </w:p>
    <w:p w14:paraId="072F8728" w14:textId="77777777" w:rsidR="00987E15" w:rsidRDefault="0068775A">
      <w:pPr>
        <w:jc w:val="center"/>
        <w:rPr>
          <w:sz w:val="20"/>
          <w:szCs w:val="20"/>
        </w:rPr>
      </w:pPr>
      <w:r>
        <w:rPr>
          <w:rFonts w:ascii="Arial" w:eastAsia="Arial" w:hAnsi="Arial" w:cs="Arial"/>
          <w:sz w:val="32"/>
          <w:szCs w:val="32"/>
        </w:rPr>
        <w:t>The Contagion Sequences of the Epidemic S.I.s.a.R. Model:</w:t>
      </w:r>
    </w:p>
    <w:p w14:paraId="4560B61D" w14:textId="77777777" w:rsidR="00987E15" w:rsidRDefault="00987E15">
      <w:pPr>
        <w:spacing w:line="70" w:lineRule="exact"/>
        <w:rPr>
          <w:sz w:val="24"/>
          <w:szCs w:val="24"/>
        </w:rPr>
      </w:pPr>
    </w:p>
    <w:p w14:paraId="2A37534C" w14:textId="77777777" w:rsidR="00987E15" w:rsidRDefault="0068775A">
      <w:pPr>
        <w:jc w:val="center"/>
        <w:rPr>
          <w:sz w:val="20"/>
          <w:szCs w:val="20"/>
        </w:rPr>
      </w:pPr>
      <w:r>
        <w:rPr>
          <w:rFonts w:ascii="Arial" w:eastAsia="Arial" w:hAnsi="Arial" w:cs="Arial"/>
          <w:sz w:val="34"/>
          <w:szCs w:val="34"/>
        </w:rPr>
        <w:t>a Source of Suggestions for Intervention Policies</w:t>
      </w:r>
    </w:p>
    <w:p w14:paraId="27835F81" w14:textId="77777777" w:rsidR="00987E15" w:rsidRDefault="00987E15">
      <w:pPr>
        <w:spacing w:line="304" w:lineRule="exact"/>
        <w:rPr>
          <w:sz w:val="24"/>
          <w:szCs w:val="24"/>
        </w:rPr>
      </w:pPr>
    </w:p>
    <w:p w14:paraId="75F3A9FB" w14:textId="77777777" w:rsidR="00987E15" w:rsidRDefault="0068775A">
      <w:pPr>
        <w:spacing w:line="215" w:lineRule="auto"/>
        <w:ind w:left="1840" w:right="200"/>
        <w:jc w:val="center"/>
        <w:rPr>
          <w:sz w:val="20"/>
          <w:szCs w:val="20"/>
        </w:rPr>
      </w:pPr>
      <w:r>
        <w:rPr>
          <w:rFonts w:ascii="Arial" w:eastAsia="Arial" w:hAnsi="Arial" w:cs="Arial"/>
          <w:sz w:val="24"/>
          <w:szCs w:val="24"/>
        </w:rPr>
        <w:t>Gianpiero Pescarmona</w:t>
      </w:r>
      <w:r>
        <w:rPr>
          <w:rFonts w:ascii="Arial" w:eastAsia="Arial" w:hAnsi="Arial" w:cs="Arial"/>
          <w:sz w:val="31"/>
          <w:szCs w:val="31"/>
          <w:vertAlign w:val="superscript"/>
        </w:rPr>
        <w:t>1</w:t>
      </w:r>
      <w:r>
        <w:rPr>
          <w:rFonts w:ascii="Arial" w:eastAsia="Arial" w:hAnsi="Arial" w:cs="Arial"/>
          <w:sz w:val="24"/>
          <w:szCs w:val="24"/>
        </w:rPr>
        <w:t>, Pietro Terna</w:t>
      </w:r>
      <w:r>
        <w:rPr>
          <w:rFonts w:ascii="Arial" w:eastAsia="Arial" w:hAnsi="Arial" w:cs="Arial"/>
          <w:sz w:val="31"/>
          <w:szCs w:val="31"/>
          <w:vertAlign w:val="superscript"/>
        </w:rPr>
        <w:t>2</w:t>
      </w:r>
      <w:r>
        <w:rPr>
          <w:rFonts w:ascii="Arial" w:eastAsia="Arial" w:hAnsi="Arial" w:cs="Arial"/>
          <w:sz w:val="24"/>
          <w:szCs w:val="24"/>
        </w:rPr>
        <w:t>, Alberto Acquadro</w:t>
      </w:r>
      <w:r>
        <w:rPr>
          <w:rFonts w:ascii="Arial" w:eastAsia="Arial" w:hAnsi="Arial" w:cs="Arial"/>
          <w:sz w:val="31"/>
          <w:szCs w:val="31"/>
          <w:vertAlign w:val="superscript"/>
        </w:rPr>
        <w:t>1</w:t>
      </w:r>
      <w:r>
        <w:rPr>
          <w:rFonts w:ascii="Arial" w:eastAsia="Arial" w:hAnsi="Arial" w:cs="Arial"/>
          <w:sz w:val="24"/>
          <w:szCs w:val="24"/>
        </w:rPr>
        <w:t>, Paolo Pescarmona</w:t>
      </w:r>
      <w:r>
        <w:rPr>
          <w:rFonts w:ascii="Arial" w:eastAsia="Arial" w:hAnsi="Arial" w:cs="Arial"/>
          <w:sz w:val="31"/>
          <w:szCs w:val="31"/>
          <w:vertAlign w:val="superscript"/>
        </w:rPr>
        <w:t>3</w:t>
      </w:r>
      <w:r>
        <w:rPr>
          <w:rFonts w:ascii="Arial" w:eastAsia="Arial" w:hAnsi="Arial" w:cs="Arial"/>
          <w:sz w:val="24"/>
          <w:szCs w:val="24"/>
        </w:rPr>
        <w:t>, Giuseppe Russo</w:t>
      </w:r>
      <w:r>
        <w:rPr>
          <w:rFonts w:ascii="Arial" w:eastAsia="Arial" w:hAnsi="Arial" w:cs="Arial"/>
          <w:sz w:val="31"/>
          <w:szCs w:val="31"/>
          <w:vertAlign w:val="superscript"/>
        </w:rPr>
        <w:t>4</w:t>
      </w:r>
      <w:r>
        <w:rPr>
          <w:rFonts w:ascii="Arial" w:eastAsia="Arial" w:hAnsi="Arial" w:cs="Arial"/>
          <w:sz w:val="24"/>
          <w:szCs w:val="24"/>
        </w:rPr>
        <w:t>, and Stefano Terna</w:t>
      </w:r>
      <w:r>
        <w:rPr>
          <w:rFonts w:ascii="Arial" w:eastAsia="Arial" w:hAnsi="Arial" w:cs="Arial"/>
          <w:sz w:val="31"/>
          <w:szCs w:val="31"/>
          <w:vertAlign w:val="superscript"/>
        </w:rPr>
        <w:t>5</w:t>
      </w:r>
    </w:p>
    <w:p w14:paraId="1FCD0563" w14:textId="77777777" w:rsidR="00987E15" w:rsidRDefault="00987E15">
      <w:pPr>
        <w:spacing w:line="57" w:lineRule="exact"/>
        <w:rPr>
          <w:sz w:val="24"/>
          <w:szCs w:val="24"/>
        </w:rPr>
      </w:pPr>
    </w:p>
    <w:p w14:paraId="17545C8B" w14:textId="77777777" w:rsidR="00987E15" w:rsidRDefault="0068775A">
      <w:pPr>
        <w:ind w:left="3480"/>
        <w:rPr>
          <w:sz w:val="24"/>
          <w:szCs w:val="24"/>
        </w:rPr>
      </w:pPr>
      <w:r>
        <w:rPr>
          <w:rFonts w:ascii="Arial" w:eastAsia="Arial" w:hAnsi="Arial" w:cs="Arial"/>
          <w:sz w:val="27"/>
          <w:szCs w:val="27"/>
          <w:vertAlign w:val="superscript"/>
        </w:rPr>
        <w:t>1</w:t>
      </w:r>
      <w:r>
        <w:rPr>
          <w:rFonts w:ascii="Arial" w:eastAsia="Arial" w:hAnsi="Arial" w:cs="Arial"/>
          <w:sz w:val="20"/>
          <w:szCs w:val="20"/>
        </w:rPr>
        <w:t>University of Torino, Italy</w:t>
      </w:r>
    </w:p>
    <w:p w14:paraId="1A6EEF1B" w14:textId="77777777" w:rsidR="00987E15" w:rsidRDefault="0068775A">
      <w:pPr>
        <w:numPr>
          <w:ilvl w:val="0"/>
          <w:numId w:val="2"/>
        </w:numPr>
        <w:tabs>
          <w:tab w:val="left" w:pos="1531"/>
        </w:tabs>
        <w:spacing w:line="272" w:lineRule="exact"/>
        <w:ind w:left="2800" w:right="1440" w:hanging="1363"/>
        <w:jc w:val="center"/>
        <w:rPr>
          <w:rFonts w:ascii="Arial" w:eastAsia="Arial" w:hAnsi="Arial" w:cs="Arial"/>
          <w:sz w:val="25"/>
          <w:szCs w:val="25"/>
          <w:vertAlign w:val="superscript"/>
        </w:rPr>
      </w:pPr>
      <w:r>
        <w:rPr>
          <w:rFonts w:ascii="Arial" w:eastAsia="Arial" w:hAnsi="Arial" w:cs="Arial"/>
          <w:sz w:val="18"/>
          <w:szCs w:val="18"/>
        </w:rPr>
        <w:t>University of Torino, Italy, retired; Collegio Carlo Alberto, Torino, Italy</w:t>
      </w:r>
      <w:r>
        <w:rPr>
          <w:rFonts w:ascii="Arial Unicode MS" w:eastAsia="Arial Unicode MS" w:hAnsi="Arial Unicode MS" w:cs="Arial Unicode MS"/>
          <w:sz w:val="24"/>
          <w:szCs w:val="24"/>
          <w:vertAlign w:val="superscript"/>
        </w:rPr>
        <w:t>∗</w:t>
      </w:r>
      <w:r>
        <w:rPr>
          <w:rFonts w:ascii="Arial" w:eastAsia="Arial" w:hAnsi="Arial" w:cs="Arial"/>
          <w:sz w:val="18"/>
          <w:szCs w:val="18"/>
        </w:rPr>
        <w:t xml:space="preserve"> </w:t>
      </w:r>
      <w:r>
        <w:rPr>
          <w:rFonts w:ascii="Arial" w:eastAsia="Arial" w:hAnsi="Arial" w:cs="Arial"/>
          <w:sz w:val="24"/>
          <w:szCs w:val="24"/>
          <w:vertAlign w:val="superscript"/>
        </w:rPr>
        <w:t>3</w:t>
      </w:r>
      <w:r>
        <w:rPr>
          <w:rFonts w:ascii="Arial" w:eastAsia="Arial" w:hAnsi="Arial" w:cs="Arial"/>
          <w:sz w:val="18"/>
          <w:szCs w:val="18"/>
        </w:rPr>
        <w:t>University of Groningen, The Netherlands</w:t>
      </w:r>
    </w:p>
    <w:p w14:paraId="2CD79189" w14:textId="77777777" w:rsidR="00987E15" w:rsidRDefault="00987E15">
      <w:pPr>
        <w:spacing w:line="1" w:lineRule="exact"/>
        <w:rPr>
          <w:rFonts w:ascii="Arial" w:eastAsia="Arial" w:hAnsi="Arial" w:cs="Arial"/>
          <w:sz w:val="25"/>
          <w:szCs w:val="25"/>
          <w:vertAlign w:val="superscript"/>
        </w:rPr>
      </w:pPr>
    </w:p>
    <w:p w14:paraId="64F70D7C" w14:textId="77777777" w:rsidR="00987E15" w:rsidRDefault="0068775A">
      <w:pPr>
        <w:spacing w:line="184" w:lineRule="auto"/>
        <w:ind w:left="3340"/>
        <w:rPr>
          <w:rFonts w:ascii="Arial" w:eastAsia="Arial" w:hAnsi="Arial" w:cs="Arial"/>
          <w:sz w:val="25"/>
          <w:szCs w:val="25"/>
          <w:vertAlign w:val="superscript"/>
        </w:rPr>
      </w:pPr>
      <w:r>
        <w:rPr>
          <w:rFonts w:ascii="Arial" w:eastAsia="Arial" w:hAnsi="Arial" w:cs="Arial"/>
          <w:sz w:val="27"/>
          <w:szCs w:val="27"/>
          <w:vertAlign w:val="superscript"/>
        </w:rPr>
        <w:t>4</w:t>
      </w:r>
      <w:r>
        <w:rPr>
          <w:rFonts w:ascii="Arial" w:eastAsia="Arial" w:hAnsi="Arial" w:cs="Arial"/>
          <w:sz w:val="20"/>
          <w:szCs w:val="20"/>
        </w:rPr>
        <w:t>Centro Einaudi, Torino, Italy</w:t>
      </w:r>
    </w:p>
    <w:p w14:paraId="74CD2A48" w14:textId="77777777" w:rsidR="00987E15" w:rsidRDefault="00987E15">
      <w:pPr>
        <w:spacing w:line="1" w:lineRule="exact"/>
        <w:rPr>
          <w:rFonts w:ascii="Arial" w:eastAsia="Arial" w:hAnsi="Arial" w:cs="Arial"/>
          <w:sz w:val="25"/>
          <w:szCs w:val="25"/>
          <w:vertAlign w:val="superscript"/>
        </w:rPr>
      </w:pPr>
    </w:p>
    <w:p w14:paraId="7DDBFCFF" w14:textId="77777777" w:rsidR="00987E15" w:rsidRDefault="0068775A">
      <w:pPr>
        <w:spacing w:line="236" w:lineRule="auto"/>
        <w:ind w:left="3980"/>
        <w:rPr>
          <w:rFonts w:ascii="Arial" w:eastAsia="Arial" w:hAnsi="Arial" w:cs="Arial"/>
          <w:sz w:val="25"/>
          <w:szCs w:val="25"/>
          <w:vertAlign w:val="superscript"/>
        </w:rPr>
      </w:pPr>
      <w:r>
        <w:rPr>
          <w:rFonts w:ascii="Arial" w:eastAsia="Arial" w:hAnsi="Arial" w:cs="Arial"/>
          <w:sz w:val="27"/>
          <w:szCs w:val="27"/>
          <w:vertAlign w:val="superscript"/>
        </w:rPr>
        <w:t>5</w:t>
      </w:r>
      <w:r>
        <w:rPr>
          <w:rFonts w:ascii="Arial" w:eastAsia="Arial" w:hAnsi="Arial" w:cs="Arial"/>
          <w:sz w:val="20"/>
          <w:szCs w:val="20"/>
        </w:rPr>
        <w:t>TomorowData</w:t>
      </w:r>
      <w:r>
        <w:rPr>
          <w:rFonts w:ascii="Arial" w:eastAsia="Arial" w:hAnsi="Arial" w:cs="Arial"/>
          <w:sz w:val="27"/>
          <w:szCs w:val="27"/>
          <w:vertAlign w:val="superscript"/>
        </w:rPr>
        <w:t>†</w:t>
      </w:r>
    </w:p>
    <w:p w14:paraId="7B85B1C1" w14:textId="77777777" w:rsidR="00987E15" w:rsidRDefault="00987E15">
      <w:pPr>
        <w:spacing w:line="271" w:lineRule="exact"/>
        <w:rPr>
          <w:sz w:val="24"/>
          <w:szCs w:val="24"/>
        </w:rPr>
      </w:pPr>
    </w:p>
    <w:p w14:paraId="53012156" w14:textId="77777777" w:rsidR="00987E15" w:rsidRDefault="0068775A">
      <w:pPr>
        <w:jc w:val="center"/>
        <w:rPr>
          <w:sz w:val="20"/>
          <w:szCs w:val="20"/>
        </w:rPr>
      </w:pPr>
      <w:r>
        <w:rPr>
          <w:rFonts w:ascii="Arial" w:eastAsia="Arial" w:hAnsi="Arial" w:cs="Arial"/>
          <w:sz w:val="24"/>
          <w:szCs w:val="24"/>
        </w:rPr>
        <w:t>September 8, 2020</w:t>
      </w:r>
    </w:p>
    <w:p w14:paraId="6D68D38E" w14:textId="77777777" w:rsidR="00987E15" w:rsidRDefault="00987E15">
      <w:pPr>
        <w:spacing w:line="200" w:lineRule="exact"/>
        <w:rPr>
          <w:sz w:val="24"/>
          <w:szCs w:val="24"/>
        </w:rPr>
      </w:pPr>
    </w:p>
    <w:p w14:paraId="6988DD54" w14:textId="77777777" w:rsidR="00987E15" w:rsidRDefault="00987E15">
      <w:pPr>
        <w:spacing w:line="200" w:lineRule="exact"/>
        <w:rPr>
          <w:sz w:val="24"/>
          <w:szCs w:val="24"/>
        </w:rPr>
      </w:pPr>
    </w:p>
    <w:p w14:paraId="429FCB56" w14:textId="77777777" w:rsidR="00987E15" w:rsidRDefault="00987E15">
      <w:pPr>
        <w:spacing w:line="279" w:lineRule="exact"/>
        <w:rPr>
          <w:sz w:val="24"/>
          <w:szCs w:val="24"/>
        </w:rPr>
      </w:pPr>
    </w:p>
    <w:p w14:paraId="07488AB2" w14:textId="77777777" w:rsidR="00987E15" w:rsidRDefault="0068775A">
      <w:pPr>
        <w:jc w:val="center"/>
        <w:rPr>
          <w:sz w:val="20"/>
          <w:szCs w:val="20"/>
        </w:rPr>
      </w:pPr>
      <w:r>
        <w:rPr>
          <w:rFonts w:ascii="Arial" w:eastAsia="Arial" w:hAnsi="Arial" w:cs="Arial"/>
          <w:sz w:val="20"/>
          <w:szCs w:val="20"/>
        </w:rPr>
        <w:t>Abstract</w:t>
      </w:r>
    </w:p>
    <w:p w14:paraId="04FD8A16" w14:textId="77777777" w:rsidR="00987E15" w:rsidRDefault="00987E15">
      <w:pPr>
        <w:spacing w:line="70" w:lineRule="exact"/>
        <w:rPr>
          <w:sz w:val="24"/>
          <w:szCs w:val="24"/>
        </w:rPr>
      </w:pPr>
    </w:p>
    <w:p w14:paraId="0DA7230B" w14:textId="3DD8016F" w:rsidR="00987E15" w:rsidRDefault="0068775A">
      <w:pPr>
        <w:spacing w:line="250" w:lineRule="auto"/>
        <w:ind w:left="940" w:right="940" w:firstLine="299"/>
        <w:jc w:val="both"/>
        <w:rPr>
          <w:sz w:val="20"/>
          <w:szCs w:val="20"/>
        </w:rPr>
      </w:pPr>
      <w:r>
        <w:rPr>
          <w:rFonts w:ascii="Arial" w:eastAsia="Arial" w:hAnsi="Arial" w:cs="Arial"/>
          <w:sz w:val="20"/>
          <w:szCs w:val="20"/>
        </w:rPr>
        <w:t xml:space="preserve">We propose an agent-based model to </w:t>
      </w:r>
      <w:del w:id="1" w:author="Paolo" w:date="2020-09-08T23:56:00Z">
        <w:r w:rsidDel="005F4F4A">
          <w:rPr>
            <w:rFonts w:ascii="Arial" w:eastAsia="Arial" w:hAnsi="Arial" w:cs="Arial"/>
            <w:sz w:val="20"/>
            <w:szCs w:val="20"/>
          </w:rPr>
          <w:delText xml:space="preserve">reproduce </w:delText>
        </w:r>
      </w:del>
      <w:ins w:id="2" w:author="Paolo" w:date="2020-09-08T23:56:00Z">
        <w:r w:rsidR="005F4F4A">
          <w:rPr>
            <w:rFonts w:ascii="Arial" w:eastAsia="Arial" w:hAnsi="Arial" w:cs="Arial"/>
            <w:sz w:val="20"/>
            <w:szCs w:val="20"/>
          </w:rPr>
          <w:t xml:space="preserve">simulate </w:t>
        </w:r>
      </w:ins>
      <w:r>
        <w:rPr>
          <w:rFonts w:ascii="Arial" w:eastAsia="Arial" w:hAnsi="Arial" w:cs="Arial"/>
          <w:sz w:val="20"/>
          <w:szCs w:val="20"/>
        </w:rPr>
        <w:t>the Covid-19 epidemic diﬀusion, with Susceptible, Infected, symptomatic, asymptomatic, and Recovered people: hence the name S.I.s.a.R. The scheme comes from S.I.R. models, herewith (i) infected agents categorized as symptomatic and asymptomatic and (ii) the places of contagion</w:t>
      </w:r>
      <w:del w:id="3" w:author="Paolo" w:date="2020-09-08T23:56:00Z">
        <w:r w:rsidDel="005F4F4A">
          <w:rPr>
            <w:rFonts w:ascii="Arial" w:eastAsia="Arial" w:hAnsi="Arial" w:cs="Arial"/>
            <w:sz w:val="20"/>
            <w:szCs w:val="20"/>
          </w:rPr>
          <w:delText>s</w:delText>
        </w:r>
      </w:del>
      <w:r>
        <w:rPr>
          <w:rFonts w:ascii="Arial" w:eastAsia="Arial" w:hAnsi="Arial" w:cs="Arial"/>
          <w:sz w:val="20"/>
          <w:szCs w:val="20"/>
        </w:rPr>
        <w:t xml:space="preserve"> spec-ified </w:t>
      </w:r>
      <w:ins w:id="4" w:author="Paolo" w:date="2020-09-08T23:59:00Z">
        <w:r w:rsidR="005F4F4A">
          <w:rPr>
            <w:rFonts w:ascii="Arial" w:eastAsia="Arial" w:hAnsi="Arial" w:cs="Arial"/>
            <w:sz w:val="20"/>
            <w:szCs w:val="20"/>
          </w:rPr>
          <w:t xml:space="preserve">in </w:t>
        </w:r>
      </w:ins>
      <w:r>
        <w:rPr>
          <w:rFonts w:ascii="Arial" w:eastAsia="Arial" w:hAnsi="Arial" w:cs="Arial"/>
          <w:sz w:val="20"/>
          <w:szCs w:val="20"/>
        </w:rPr>
        <w:t xml:space="preserve">a detailed way, thanks to agent-based modeling capabilities. The model includes Piedmont’s structural data, an Italian region, but </w:t>
      </w:r>
      <w:del w:id="5" w:author="Paolo" w:date="2020-09-09T00:00:00Z">
        <w:r w:rsidDel="005F4F4A">
          <w:rPr>
            <w:rFonts w:ascii="Arial" w:eastAsia="Arial" w:hAnsi="Arial" w:cs="Arial"/>
            <w:sz w:val="20"/>
            <w:szCs w:val="20"/>
          </w:rPr>
          <w:delText xml:space="preserve">we </w:delText>
        </w:r>
      </w:del>
      <w:ins w:id="6" w:author="Paolo" w:date="2020-09-09T00:00:00Z">
        <w:r w:rsidR="005F4F4A">
          <w:rPr>
            <w:rFonts w:ascii="Arial" w:eastAsia="Arial" w:hAnsi="Arial" w:cs="Arial"/>
            <w:sz w:val="20"/>
            <w:szCs w:val="20"/>
          </w:rPr>
          <w:t xml:space="preserve">it </w:t>
        </w:r>
      </w:ins>
      <w:r>
        <w:rPr>
          <w:rFonts w:ascii="Arial" w:eastAsia="Arial" w:hAnsi="Arial" w:cs="Arial"/>
          <w:sz w:val="20"/>
          <w:szCs w:val="20"/>
        </w:rPr>
        <w:t xml:space="preserve">can </w:t>
      </w:r>
      <w:ins w:id="7" w:author="Paolo" w:date="2020-09-09T00:00:00Z">
        <w:r w:rsidR="005F4F4A">
          <w:rPr>
            <w:rFonts w:ascii="Arial" w:eastAsia="Arial" w:hAnsi="Arial" w:cs="Arial"/>
            <w:sz w:val="20"/>
            <w:szCs w:val="20"/>
          </w:rPr>
          <w:t>be</w:t>
        </w:r>
      </w:ins>
      <w:del w:id="8" w:author="Paolo" w:date="2020-09-09T00:00:00Z">
        <w:r w:rsidDel="005F4F4A">
          <w:rPr>
            <w:rFonts w:ascii="Arial" w:eastAsia="Arial" w:hAnsi="Arial" w:cs="Arial"/>
            <w:sz w:val="20"/>
            <w:szCs w:val="20"/>
          </w:rPr>
          <w:delText>quite easily</w:delText>
        </w:r>
      </w:del>
      <w:ins w:id="9" w:author="Paolo" w:date="2020-09-09T00:00:00Z">
        <w:r w:rsidR="005F4F4A">
          <w:rPr>
            <w:rFonts w:ascii="Arial" w:eastAsia="Arial" w:hAnsi="Arial" w:cs="Arial"/>
            <w:sz w:val="20"/>
            <w:szCs w:val="20"/>
          </w:rPr>
          <w:t xml:space="preserve"> readily</w:t>
        </w:r>
      </w:ins>
      <w:r>
        <w:rPr>
          <w:rFonts w:ascii="Arial" w:eastAsia="Arial" w:hAnsi="Arial" w:cs="Arial"/>
          <w:sz w:val="20"/>
          <w:szCs w:val="20"/>
        </w:rPr>
        <w:t xml:space="preserve"> calibrate</w:t>
      </w:r>
      <w:ins w:id="10" w:author="Paolo" w:date="2020-09-09T00:00:00Z">
        <w:r w:rsidR="005F4F4A">
          <w:rPr>
            <w:rFonts w:ascii="Arial" w:eastAsia="Arial" w:hAnsi="Arial" w:cs="Arial"/>
            <w:sz w:val="20"/>
            <w:szCs w:val="20"/>
          </w:rPr>
          <w:t>d</w:t>
        </w:r>
      </w:ins>
      <w:r>
        <w:rPr>
          <w:rFonts w:ascii="Arial" w:eastAsia="Arial" w:hAnsi="Arial" w:cs="Arial"/>
          <w:sz w:val="20"/>
          <w:szCs w:val="20"/>
        </w:rPr>
        <w:t xml:space="preserve"> </w:t>
      </w:r>
      <w:del w:id="11" w:author="Paolo" w:date="2020-09-09T00:00:00Z">
        <w:r w:rsidDel="005F4F4A">
          <w:rPr>
            <w:rFonts w:ascii="Arial" w:eastAsia="Arial" w:hAnsi="Arial" w:cs="Arial"/>
            <w:sz w:val="20"/>
            <w:szCs w:val="20"/>
          </w:rPr>
          <w:delText xml:space="preserve">it </w:delText>
        </w:r>
      </w:del>
      <w:r>
        <w:rPr>
          <w:rFonts w:ascii="Arial" w:eastAsia="Arial" w:hAnsi="Arial" w:cs="Arial"/>
          <w:sz w:val="20"/>
          <w:szCs w:val="20"/>
        </w:rPr>
        <w:t xml:space="preserve">for other areas. </w:t>
      </w:r>
      <w:del w:id="12" w:author="Paolo" w:date="2020-09-09T00:00:00Z">
        <w:r w:rsidDel="005F4F4A">
          <w:rPr>
            <w:rFonts w:ascii="Arial" w:eastAsia="Arial" w:hAnsi="Arial" w:cs="Arial"/>
            <w:sz w:val="20"/>
            <w:szCs w:val="20"/>
          </w:rPr>
          <w:delText xml:space="preserve">It </w:delText>
        </w:r>
      </w:del>
      <w:ins w:id="13" w:author="Paolo" w:date="2020-09-09T00:00:00Z">
        <w:r w:rsidR="005F4F4A">
          <w:rPr>
            <w:rFonts w:ascii="Arial" w:eastAsia="Arial" w:hAnsi="Arial" w:cs="Arial"/>
            <w:sz w:val="20"/>
            <w:szCs w:val="20"/>
          </w:rPr>
          <w:t xml:space="preserve">The model </w:t>
        </w:r>
      </w:ins>
      <w:r>
        <w:rPr>
          <w:rFonts w:ascii="Arial" w:eastAsia="Arial" w:hAnsi="Arial" w:cs="Arial"/>
          <w:sz w:val="20"/>
          <w:szCs w:val="20"/>
        </w:rPr>
        <w:t xml:space="preserve">can reproduce </w:t>
      </w:r>
      <w:ins w:id="14" w:author="Paolo" w:date="2020-09-09T00:01:00Z">
        <w:r w:rsidR="005F4F4A">
          <w:rPr>
            <w:rFonts w:ascii="Arial" w:eastAsia="Arial" w:hAnsi="Arial" w:cs="Arial"/>
            <w:sz w:val="20"/>
            <w:szCs w:val="20"/>
          </w:rPr>
          <w:t xml:space="preserve">a </w:t>
        </w:r>
      </w:ins>
      <w:r>
        <w:rPr>
          <w:rFonts w:ascii="Arial" w:eastAsia="Arial" w:hAnsi="Arial" w:cs="Arial"/>
          <w:sz w:val="20"/>
          <w:szCs w:val="20"/>
        </w:rPr>
        <w:t>realistic calendar (e.g., national or local government decisions), via its script interpreter.</w:t>
      </w:r>
    </w:p>
    <w:p w14:paraId="5FF8278C" w14:textId="77777777" w:rsidR="00987E15" w:rsidRDefault="00987E15">
      <w:pPr>
        <w:spacing w:line="5" w:lineRule="exact"/>
        <w:rPr>
          <w:sz w:val="24"/>
          <w:szCs w:val="24"/>
        </w:rPr>
      </w:pPr>
    </w:p>
    <w:p w14:paraId="4E121BCC" w14:textId="6487B001" w:rsidR="00987E15" w:rsidRDefault="0068775A">
      <w:pPr>
        <w:spacing w:line="251" w:lineRule="auto"/>
        <w:ind w:left="940" w:right="940" w:firstLine="299"/>
        <w:jc w:val="both"/>
        <w:rPr>
          <w:sz w:val="20"/>
          <w:szCs w:val="20"/>
        </w:rPr>
      </w:pPr>
      <w:r>
        <w:rPr>
          <w:rFonts w:ascii="Arial" w:eastAsia="Arial" w:hAnsi="Arial" w:cs="Arial"/>
          <w:sz w:val="20"/>
          <w:szCs w:val="20"/>
        </w:rPr>
        <w:t xml:space="preserve">The model allows </w:t>
      </w:r>
      <w:del w:id="15" w:author="Paolo" w:date="2020-09-09T00:01:00Z">
        <w:r w:rsidDel="005F4F4A">
          <w:rPr>
            <w:rFonts w:ascii="Arial" w:eastAsia="Arial" w:hAnsi="Arial" w:cs="Arial"/>
            <w:sz w:val="20"/>
            <w:szCs w:val="20"/>
          </w:rPr>
          <w:delText xml:space="preserve">us to </w:delText>
        </w:r>
      </w:del>
      <w:r>
        <w:rPr>
          <w:rFonts w:ascii="Arial" w:eastAsia="Arial" w:hAnsi="Arial" w:cs="Arial"/>
          <w:sz w:val="20"/>
          <w:szCs w:val="20"/>
        </w:rPr>
        <w:t>analyz</w:t>
      </w:r>
      <w:ins w:id="16" w:author="Paolo" w:date="2020-09-09T00:01:00Z">
        <w:r w:rsidR="005F4F4A">
          <w:rPr>
            <w:rFonts w:ascii="Arial" w:eastAsia="Arial" w:hAnsi="Arial" w:cs="Arial"/>
            <w:sz w:val="20"/>
            <w:szCs w:val="20"/>
          </w:rPr>
          <w:t>ing</w:t>
        </w:r>
      </w:ins>
      <w:del w:id="17" w:author="Paolo" w:date="2020-09-09T00:01:00Z">
        <w:r w:rsidDel="005F4F4A">
          <w:rPr>
            <w:rFonts w:ascii="Arial" w:eastAsia="Arial" w:hAnsi="Arial" w:cs="Arial"/>
            <w:sz w:val="20"/>
            <w:szCs w:val="20"/>
          </w:rPr>
          <w:delText>e</w:delText>
        </w:r>
      </w:del>
      <w:r>
        <w:rPr>
          <w:rFonts w:ascii="Arial" w:eastAsia="Arial" w:hAnsi="Arial" w:cs="Arial"/>
          <w:sz w:val="20"/>
          <w:szCs w:val="20"/>
        </w:rPr>
        <w:t xml:space="preserve"> the sequences of contagions in simulated epidemics, </w:t>
      </w:r>
      <w:del w:id="18" w:author="Paolo" w:date="2020-09-09T00:01:00Z">
        <w:r w:rsidDel="005F4F4A">
          <w:rPr>
            <w:rFonts w:ascii="Arial" w:eastAsia="Arial" w:hAnsi="Arial" w:cs="Arial"/>
            <w:sz w:val="20"/>
            <w:szCs w:val="20"/>
          </w:rPr>
          <w:delText xml:space="preserve">considering </w:delText>
        </w:r>
      </w:del>
      <w:ins w:id="19" w:author="Paolo" w:date="2020-09-09T00:01:00Z">
        <w:r w:rsidR="005F4F4A">
          <w:rPr>
            <w:rFonts w:ascii="Arial" w:eastAsia="Arial" w:hAnsi="Arial" w:cs="Arial"/>
            <w:sz w:val="20"/>
            <w:szCs w:val="20"/>
          </w:rPr>
          <w:t xml:space="preserve">whiel taking into account </w:t>
        </w:r>
      </w:ins>
      <w:r>
        <w:rPr>
          <w:rFonts w:ascii="Arial" w:eastAsia="Arial" w:hAnsi="Arial" w:cs="Arial"/>
          <w:sz w:val="20"/>
          <w:szCs w:val="20"/>
        </w:rPr>
        <w:t xml:space="preserve">the places where they occur. </w:t>
      </w:r>
      <w:del w:id="20" w:author="Paolo" w:date="2020-09-09T00:01:00Z">
        <w:r w:rsidDel="005F4F4A">
          <w:rPr>
            <w:rFonts w:ascii="Arial" w:eastAsia="Arial" w:hAnsi="Arial" w:cs="Arial"/>
            <w:sz w:val="20"/>
            <w:szCs w:val="20"/>
          </w:rPr>
          <w:delText>We represent e</w:delText>
        </w:r>
      </w:del>
      <w:ins w:id="21" w:author="Paolo" w:date="2020-09-09T00:01:00Z">
        <w:r w:rsidR="005F4F4A">
          <w:rPr>
            <w:rFonts w:ascii="Arial" w:eastAsia="Arial" w:hAnsi="Arial" w:cs="Arial"/>
            <w:sz w:val="20"/>
            <w:szCs w:val="20"/>
          </w:rPr>
          <w:t>E</w:t>
        </w:r>
      </w:ins>
      <w:r>
        <w:rPr>
          <w:rFonts w:ascii="Arial" w:eastAsia="Arial" w:hAnsi="Arial" w:cs="Arial"/>
          <w:sz w:val="20"/>
          <w:szCs w:val="20"/>
        </w:rPr>
        <w:t xml:space="preserve">ach infecting agent </w:t>
      </w:r>
      <w:ins w:id="22" w:author="Paolo" w:date="2020-09-09T00:01:00Z">
        <w:r w:rsidR="005F4F4A">
          <w:rPr>
            <w:rFonts w:ascii="Arial" w:eastAsia="Arial" w:hAnsi="Arial" w:cs="Arial"/>
            <w:sz w:val="20"/>
            <w:szCs w:val="20"/>
          </w:rPr>
          <w:t>was r</w:t>
        </w:r>
      </w:ins>
      <w:ins w:id="23" w:author="Paolo" w:date="2020-09-09T00:02:00Z">
        <w:r w:rsidR="005F4F4A">
          <w:rPr>
            <w:rFonts w:ascii="Arial" w:eastAsia="Arial" w:hAnsi="Arial" w:cs="Arial"/>
            <w:sz w:val="20"/>
            <w:szCs w:val="20"/>
          </w:rPr>
          <w:t xml:space="preserve">epresented </w:t>
        </w:r>
      </w:ins>
      <w:r>
        <w:rPr>
          <w:rFonts w:ascii="Arial" w:eastAsia="Arial" w:hAnsi="Arial" w:cs="Arial"/>
          <w:sz w:val="20"/>
          <w:szCs w:val="20"/>
        </w:rPr>
        <w:t xml:space="preserve">as a hori-zontal segment with a vertical </w:t>
      </w:r>
      <w:del w:id="24" w:author="Paolo" w:date="2020-09-09T00:02:00Z">
        <w:r w:rsidDel="005F4F4A">
          <w:rPr>
            <w:rFonts w:ascii="Arial" w:eastAsia="Arial" w:hAnsi="Arial" w:cs="Arial"/>
            <w:sz w:val="20"/>
            <w:szCs w:val="20"/>
          </w:rPr>
          <w:delText xml:space="preserve">joint </w:delText>
        </w:r>
      </w:del>
      <w:ins w:id="25" w:author="Paolo" w:date="2020-09-09T00:02:00Z">
        <w:r w:rsidR="005F4F4A">
          <w:rPr>
            <w:rFonts w:ascii="Arial" w:eastAsia="Arial" w:hAnsi="Arial" w:cs="Arial"/>
            <w:sz w:val="20"/>
            <w:szCs w:val="20"/>
          </w:rPr>
          <w:t xml:space="preserve">connection </w:t>
        </w:r>
      </w:ins>
      <w:r>
        <w:rPr>
          <w:rFonts w:ascii="Arial" w:eastAsia="Arial" w:hAnsi="Arial" w:cs="Arial"/>
          <w:sz w:val="20"/>
          <w:szCs w:val="20"/>
        </w:rPr>
        <w:t xml:space="preserve">to another agent receiving the infection. </w:t>
      </w:r>
      <w:commentRangeStart w:id="26"/>
      <w:r>
        <w:rPr>
          <w:rFonts w:ascii="Arial" w:eastAsia="Arial" w:hAnsi="Arial" w:cs="Arial"/>
          <w:sz w:val="20"/>
          <w:szCs w:val="20"/>
        </w:rPr>
        <w:t>We render it via another segment at an upper layer.</w:t>
      </w:r>
      <w:commentRangeEnd w:id="26"/>
      <w:r w:rsidR="005F4F4A">
        <w:rPr>
          <w:rStyle w:val="CommentReference"/>
        </w:rPr>
        <w:commentReference w:id="26"/>
      </w:r>
      <w:r>
        <w:rPr>
          <w:rFonts w:ascii="Arial" w:eastAsia="Arial" w:hAnsi="Arial" w:cs="Arial"/>
          <w:sz w:val="20"/>
          <w:szCs w:val="20"/>
        </w:rPr>
        <w:t xml:space="preserve"> With colors, line thickness, and styles, we represent multiple data</w:t>
      </w:r>
      <w:ins w:id="27" w:author="Paolo" w:date="2020-09-09T00:02:00Z">
        <w:r w:rsidR="005F4F4A">
          <w:rPr>
            <w:rFonts w:ascii="Arial" w:eastAsia="Arial" w:hAnsi="Arial" w:cs="Arial"/>
            <w:sz w:val="20"/>
            <w:szCs w:val="20"/>
          </w:rPr>
          <w:t>. This enables</w:t>
        </w:r>
      </w:ins>
      <w:del w:id="28" w:author="Paolo" w:date="2020-09-09T00:02:00Z">
        <w:r w:rsidDel="005F4F4A">
          <w:rPr>
            <w:rFonts w:ascii="Arial" w:eastAsia="Arial" w:hAnsi="Arial" w:cs="Arial"/>
            <w:sz w:val="20"/>
            <w:szCs w:val="20"/>
          </w:rPr>
          <w:delText>, to oﬀer the possibility of</w:delText>
        </w:r>
      </w:del>
      <w:r>
        <w:rPr>
          <w:rFonts w:ascii="Arial" w:eastAsia="Arial" w:hAnsi="Arial" w:cs="Arial"/>
          <w:sz w:val="20"/>
          <w:szCs w:val="20"/>
        </w:rPr>
        <w:t xml:space="preserve"> understanding at a glance how an epi-demic episode is developing. In this way, it is easier to reason about countermeasures </w:t>
      </w:r>
      <w:ins w:id="29" w:author="Paolo" w:date="2020-09-09T00:03:00Z">
        <w:r w:rsidR="005F4F4A">
          <w:rPr>
            <w:rFonts w:ascii="Arial" w:eastAsia="Arial" w:hAnsi="Arial" w:cs="Arial"/>
            <w:sz w:val="20"/>
            <w:szCs w:val="20"/>
          </w:rPr>
          <w:t xml:space="preserve">and, thus, </w:t>
        </w:r>
      </w:ins>
      <w:r>
        <w:rPr>
          <w:rFonts w:ascii="Arial" w:eastAsia="Arial" w:hAnsi="Arial" w:cs="Arial"/>
          <w:sz w:val="20"/>
          <w:szCs w:val="20"/>
        </w:rPr>
        <w:t>to develop intervention policies.</w:t>
      </w:r>
    </w:p>
    <w:p w14:paraId="27C13734" w14:textId="77777777" w:rsidR="00987E15" w:rsidRDefault="00987E15">
      <w:pPr>
        <w:spacing w:line="344" w:lineRule="exact"/>
        <w:rPr>
          <w:sz w:val="24"/>
          <w:szCs w:val="24"/>
        </w:rPr>
      </w:pPr>
    </w:p>
    <w:p w14:paraId="3A6F946B" w14:textId="77777777" w:rsidR="00987E15" w:rsidRDefault="0068775A">
      <w:pPr>
        <w:numPr>
          <w:ilvl w:val="0"/>
          <w:numId w:val="3"/>
        </w:numPr>
        <w:tabs>
          <w:tab w:val="left" w:pos="860"/>
        </w:tabs>
        <w:ind w:left="860" w:hanging="464"/>
        <w:rPr>
          <w:rFonts w:ascii="Arial" w:eastAsia="Arial" w:hAnsi="Arial" w:cs="Arial"/>
          <w:sz w:val="29"/>
          <w:szCs w:val="29"/>
        </w:rPr>
      </w:pPr>
      <w:r>
        <w:rPr>
          <w:rFonts w:ascii="Arial" w:eastAsia="Arial" w:hAnsi="Arial" w:cs="Arial"/>
          <w:sz w:val="29"/>
          <w:szCs w:val="29"/>
        </w:rPr>
        <w:t>A quick introduction to epidemic modeling</w:t>
      </w:r>
    </w:p>
    <w:p w14:paraId="659D8E22" w14:textId="77777777" w:rsidR="00987E15" w:rsidRDefault="00987E15">
      <w:pPr>
        <w:spacing w:line="210" w:lineRule="exact"/>
        <w:rPr>
          <w:sz w:val="24"/>
          <w:szCs w:val="24"/>
        </w:rPr>
      </w:pPr>
    </w:p>
    <w:p w14:paraId="68629035" w14:textId="0F980E6F" w:rsidR="00987E15" w:rsidRDefault="0068775A">
      <w:pPr>
        <w:spacing w:line="301" w:lineRule="auto"/>
        <w:ind w:left="400" w:right="400"/>
        <w:jc w:val="both"/>
        <w:rPr>
          <w:sz w:val="20"/>
          <w:szCs w:val="20"/>
        </w:rPr>
      </w:pPr>
      <w:r>
        <w:rPr>
          <w:rFonts w:ascii="Arial" w:eastAsia="Arial" w:hAnsi="Arial" w:cs="Arial"/>
          <w:sz w:val="21"/>
          <w:szCs w:val="21"/>
        </w:rPr>
        <w:t xml:space="preserve">The starting point </w:t>
      </w:r>
      <w:ins w:id="30" w:author="Paolo" w:date="2020-09-09T00:04:00Z">
        <w:r w:rsidR="005F4F4A">
          <w:rPr>
            <w:rFonts w:ascii="Arial" w:eastAsia="Arial" w:hAnsi="Arial" w:cs="Arial"/>
            <w:sz w:val="21"/>
            <w:szCs w:val="21"/>
          </w:rPr>
          <w:t xml:space="preserve">from which we built our model </w:t>
        </w:r>
      </w:ins>
      <w:r>
        <w:rPr>
          <w:rFonts w:ascii="Arial" w:eastAsia="Arial" w:hAnsi="Arial" w:cs="Arial"/>
          <w:sz w:val="21"/>
          <w:szCs w:val="21"/>
        </w:rPr>
        <w:t>is that of S.I.R compartmental models with Susceptible, Infected, and Recovered people</w:t>
      </w:r>
      <w:ins w:id="31" w:author="Paolo" w:date="2020-09-09T00:04:00Z">
        <w:r w:rsidR="005F4F4A">
          <w:rPr>
            <w:rFonts w:ascii="Arial" w:eastAsia="Arial" w:hAnsi="Arial" w:cs="Arial"/>
            <w:sz w:val="21"/>
            <w:szCs w:val="21"/>
          </w:rPr>
          <w:t xml:space="preserve">. This approach </w:t>
        </w:r>
      </w:ins>
      <w:ins w:id="32" w:author="Paolo" w:date="2020-09-09T00:05:00Z">
        <w:r w:rsidR="005F4F4A">
          <w:rPr>
            <w:rFonts w:ascii="Arial" w:eastAsia="Arial" w:hAnsi="Arial" w:cs="Arial"/>
            <w:sz w:val="21"/>
            <w:szCs w:val="21"/>
          </w:rPr>
          <w:t>allows</w:t>
        </w:r>
      </w:ins>
      <w:del w:id="33" w:author="Paolo" w:date="2020-09-09T00:04:00Z">
        <w:r w:rsidDel="005F4F4A">
          <w:rPr>
            <w:rFonts w:ascii="Arial" w:eastAsia="Arial" w:hAnsi="Arial" w:cs="Arial"/>
            <w:sz w:val="21"/>
            <w:szCs w:val="21"/>
          </w:rPr>
          <w:delText>:</w:delText>
        </w:r>
      </w:del>
      <w:del w:id="34" w:author="Paolo" w:date="2020-09-09T00:05:00Z">
        <w:r w:rsidDel="005F4F4A">
          <w:rPr>
            <w:rFonts w:ascii="Arial" w:eastAsia="Arial" w:hAnsi="Arial" w:cs="Arial"/>
            <w:sz w:val="21"/>
            <w:szCs w:val="21"/>
          </w:rPr>
          <w:delText xml:space="preserve"> a construction to</w:delText>
        </w:r>
      </w:del>
      <w:r>
        <w:rPr>
          <w:rFonts w:ascii="Arial" w:eastAsia="Arial" w:hAnsi="Arial" w:cs="Arial"/>
          <w:sz w:val="21"/>
          <w:szCs w:val="21"/>
        </w:rPr>
        <w:t xml:space="preserve"> look</w:t>
      </w:r>
      <w:ins w:id="35" w:author="Paolo" w:date="2020-09-09T00:05:00Z">
        <w:r w:rsidR="005F4F4A">
          <w:rPr>
            <w:rFonts w:ascii="Arial" w:eastAsia="Arial" w:hAnsi="Arial" w:cs="Arial"/>
            <w:sz w:val="21"/>
            <w:szCs w:val="21"/>
          </w:rPr>
          <w:t>ing</w:t>
        </w:r>
      </w:ins>
      <w:r>
        <w:rPr>
          <w:rFonts w:ascii="Arial" w:eastAsia="Arial" w:hAnsi="Arial" w:cs="Arial"/>
          <w:sz w:val="21"/>
          <w:szCs w:val="21"/>
        </w:rPr>
        <w:t xml:space="preserve"> at the epidemic dynamic</w:t>
      </w:r>
      <w:ins w:id="36" w:author="Paolo" w:date="2020-09-09T00:05:00Z">
        <w:r w:rsidR="005F4F4A">
          <w:rPr>
            <w:rFonts w:ascii="Arial" w:eastAsia="Arial" w:hAnsi="Arial" w:cs="Arial"/>
            <w:sz w:val="21"/>
            <w:szCs w:val="21"/>
          </w:rPr>
          <w:t>s</w:t>
        </w:r>
      </w:ins>
      <w:r>
        <w:rPr>
          <w:rFonts w:ascii="Arial" w:eastAsia="Arial" w:hAnsi="Arial" w:cs="Arial"/>
          <w:sz w:val="21"/>
          <w:szCs w:val="21"/>
        </w:rPr>
        <w:t>, but on a macro scale.</w:t>
      </w:r>
    </w:p>
    <w:p w14:paraId="284323A3" w14:textId="77777777" w:rsidR="00987E15" w:rsidRDefault="0068775A">
      <w:pPr>
        <w:spacing w:line="20" w:lineRule="exact"/>
        <w:rPr>
          <w:sz w:val="24"/>
          <w:szCs w:val="24"/>
        </w:rPr>
      </w:pPr>
      <w:r>
        <w:rPr>
          <w:noProof/>
          <w:sz w:val="24"/>
          <w:szCs w:val="24"/>
        </w:rPr>
        <mc:AlternateContent>
          <mc:Choice Requires="wps">
            <w:drawing>
              <wp:anchor distT="0" distB="0" distL="114300" distR="114300" simplePos="0" relativeHeight="251619328" behindDoc="1" locked="0" layoutInCell="0" allowOverlap="1" wp14:anchorId="630A1FE0" wp14:editId="1675B975">
                <wp:simplePos x="0" y="0"/>
                <wp:positionH relativeFrom="column">
                  <wp:posOffset>251460</wp:posOffset>
                </wp:positionH>
                <wp:positionV relativeFrom="paragraph">
                  <wp:posOffset>22225</wp:posOffset>
                </wp:positionV>
                <wp:extent cx="21761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1652F7" id="Shape 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8pt,1.75pt" to="191.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" o:allowincell="f" filled="t" strokeweight=".14039mm">
                <v:stroke joinstyle="miter"/>
                <o:lock v:ext="edit" shapetype="f"/>
              </v:line>
            </w:pict>
          </mc:Fallback>
        </mc:AlternateContent>
      </w:r>
    </w:p>
    <w:p w14:paraId="32BAEAA6" w14:textId="77777777" w:rsidR="00987E15" w:rsidRDefault="0068775A">
      <w:pPr>
        <w:spacing w:line="309" w:lineRule="exact"/>
        <w:ind w:left="640"/>
        <w:rPr>
          <w:rFonts w:ascii="Arial" w:eastAsia="Arial" w:hAnsi="Arial" w:cs="Arial"/>
          <w:sz w:val="18"/>
          <w:szCs w:val="18"/>
        </w:rPr>
      </w:pPr>
      <w:r>
        <w:rPr>
          <w:rFonts w:ascii="Arial Unicode MS" w:eastAsia="Arial Unicode MS" w:hAnsi="Arial Unicode MS" w:cs="Arial Unicode MS"/>
          <w:sz w:val="23"/>
          <w:szCs w:val="23"/>
          <w:vertAlign w:val="superscript"/>
        </w:rPr>
        <w:t>∗</w:t>
      </w:r>
      <w:r>
        <w:rPr>
          <w:rFonts w:ascii="Arial" w:eastAsia="Arial" w:hAnsi="Arial" w:cs="Arial"/>
          <w:sz w:val="18"/>
          <w:szCs w:val="18"/>
        </w:rPr>
        <w:t xml:space="preserve">Corresponding author, </w:t>
      </w:r>
      <w:hyperlink r:id="rId9">
        <w:r>
          <w:rPr>
            <w:rFonts w:ascii="Arial" w:eastAsia="Arial" w:hAnsi="Arial" w:cs="Arial"/>
            <w:sz w:val="18"/>
            <w:szCs w:val="18"/>
          </w:rPr>
          <w:t>mailto:pietro.terna@unito.it</w:t>
        </w:r>
      </w:hyperlink>
    </w:p>
    <w:p w14:paraId="47C8B241" w14:textId="77777777" w:rsidR="00987E15" w:rsidRDefault="00987E15">
      <w:pPr>
        <w:spacing w:line="10" w:lineRule="exact"/>
        <w:rPr>
          <w:sz w:val="24"/>
          <w:szCs w:val="24"/>
        </w:rPr>
      </w:pPr>
    </w:p>
    <w:p w14:paraId="796B3A2E" w14:textId="77777777" w:rsidR="00987E15" w:rsidRDefault="0068775A">
      <w:pPr>
        <w:numPr>
          <w:ilvl w:val="0"/>
          <w:numId w:val="5"/>
        </w:numPr>
        <w:tabs>
          <w:tab w:val="left" w:pos="720"/>
        </w:tabs>
        <w:ind w:left="720" w:hanging="68"/>
        <w:rPr>
          <w:rFonts w:ascii="Arial" w:eastAsia="Arial" w:hAnsi="Arial" w:cs="Arial"/>
          <w:sz w:val="14"/>
          <w:szCs w:val="14"/>
        </w:rPr>
      </w:pPr>
      <w:hyperlink r:id="rId10">
        <w:r>
          <w:rPr>
            <w:rFonts w:ascii="Arial" w:eastAsia="Arial" w:hAnsi="Arial" w:cs="Arial"/>
            <w:sz w:val="14"/>
            <w:szCs w:val="14"/>
          </w:rPr>
          <w:t>https://tomorrowdata.io</w:t>
        </w:r>
      </w:hyperlink>
    </w:p>
    <w:p w14:paraId="21A3FD5C" w14:textId="77777777" w:rsidR="00987E15" w:rsidRDefault="00987E15">
      <w:pPr>
        <w:sectPr w:rsidR="00987E15">
          <w:pgSz w:w="12240" w:h="15840"/>
          <w:pgMar w:top="1440" w:right="1440" w:bottom="1440" w:left="1440" w:header="0" w:footer="0" w:gutter="0"/>
          <w:cols w:space="720" w:equalWidth="0">
            <w:col w:w="9360"/>
          </w:cols>
        </w:sectPr>
      </w:pPr>
    </w:p>
    <w:p w14:paraId="2B3B75A2" w14:textId="77777777" w:rsidR="00987E15" w:rsidRDefault="00987E15">
      <w:pPr>
        <w:spacing w:line="335" w:lineRule="exact"/>
        <w:rPr>
          <w:sz w:val="24"/>
          <w:szCs w:val="24"/>
        </w:rPr>
      </w:pPr>
    </w:p>
    <w:p w14:paraId="231C9F12" w14:textId="77777777" w:rsidR="00987E15" w:rsidRDefault="0068775A">
      <w:pPr>
        <w:jc w:val="center"/>
        <w:rPr>
          <w:sz w:val="20"/>
          <w:szCs w:val="20"/>
        </w:rPr>
      </w:pPr>
      <w:r>
        <w:rPr>
          <w:rFonts w:ascii="Arial" w:eastAsia="Arial" w:hAnsi="Arial" w:cs="Arial"/>
          <w:sz w:val="21"/>
          <w:szCs w:val="21"/>
        </w:rPr>
        <w:t>1</w:t>
      </w:r>
    </w:p>
    <w:p w14:paraId="1C0F3980" w14:textId="77777777" w:rsidR="00987E15" w:rsidRDefault="00987E15">
      <w:pPr>
        <w:sectPr w:rsidR="00987E15">
          <w:type w:val="continuous"/>
          <w:pgSz w:w="12240" w:h="15840"/>
          <w:pgMar w:top="1440" w:right="1440" w:bottom="1440" w:left="1440" w:header="0" w:footer="0" w:gutter="0"/>
          <w:cols w:space="720" w:equalWidth="0">
            <w:col w:w="9360"/>
          </w:cols>
        </w:sectPr>
      </w:pPr>
    </w:p>
    <w:p w14:paraId="0F1DB3AD" w14:textId="77777777" w:rsidR="00987E15" w:rsidRDefault="0068775A">
      <w:pPr>
        <w:jc w:val="center"/>
        <w:rPr>
          <w:sz w:val="20"/>
          <w:szCs w:val="20"/>
        </w:rPr>
      </w:pPr>
      <w:bookmarkStart w:id="37" w:name="page2"/>
      <w:bookmarkEnd w:id="37"/>
      <w:r>
        <w:rPr>
          <w:rFonts w:ascii="Arial" w:eastAsia="Arial" w:hAnsi="Arial" w:cs="Arial"/>
        </w:rPr>
        <w:lastRenderedPageBreak/>
        <w:t>Work in progress &amp; draft: Comments and Corrections Welcome!</w:t>
      </w:r>
    </w:p>
    <w:p w14:paraId="0182B4F7"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0352" behindDoc="1" locked="0" layoutInCell="0" allowOverlap="1" wp14:anchorId="3D587241" wp14:editId="0523FCA9">
                <wp:simplePos x="0" y="0"/>
                <wp:positionH relativeFrom="column">
                  <wp:posOffset>251460</wp:posOffset>
                </wp:positionH>
                <wp:positionV relativeFrom="paragraph">
                  <wp:posOffset>23495</wp:posOffset>
                </wp:positionV>
                <wp:extent cx="544004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DD34BC" id="Shape 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BRnJeEuAEAAH8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0E65154A" w14:textId="77777777" w:rsidR="00987E15" w:rsidRDefault="00987E15">
      <w:pPr>
        <w:spacing w:line="200" w:lineRule="exact"/>
        <w:rPr>
          <w:sz w:val="20"/>
          <w:szCs w:val="20"/>
        </w:rPr>
      </w:pPr>
    </w:p>
    <w:p w14:paraId="56EE7C25" w14:textId="77777777" w:rsidR="00987E15" w:rsidRDefault="00987E15">
      <w:pPr>
        <w:spacing w:line="294" w:lineRule="exact"/>
        <w:rPr>
          <w:sz w:val="20"/>
          <w:szCs w:val="20"/>
        </w:rPr>
      </w:pPr>
    </w:p>
    <w:p w14:paraId="161D68A1" w14:textId="64F9B8F1" w:rsidR="00987E15" w:rsidRDefault="0068775A">
      <w:pPr>
        <w:spacing w:line="257" w:lineRule="auto"/>
        <w:ind w:left="400" w:right="400"/>
        <w:jc w:val="both"/>
        <w:rPr>
          <w:sz w:val="20"/>
          <w:szCs w:val="20"/>
        </w:rPr>
      </w:pPr>
      <w:r>
        <w:rPr>
          <w:rFonts w:ascii="Arial" w:eastAsia="Arial" w:hAnsi="Arial" w:cs="Arial"/>
        </w:rPr>
        <w:t xml:space="preserve">While the Covid-19 epidemic was spreading, </w:t>
      </w:r>
      <w:del w:id="38" w:author="Paolo" w:date="2020-09-09T00:16:00Z">
        <w:r w:rsidDel="0068775A">
          <w:rPr>
            <w:rFonts w:ascii="Arial" w:eastAsia="Arial" w:hAnsi="Arial" w:cs="Arial"/>
          </w:rPr>
          <w:delText>we had</w:delText>
        </w:r>
      </w:del>
      <w:ins w:id="39" w:author="Paolo" w:date="2020-09-09T00:16:00Z">
        <w:r>
          <w:rPr>
            <w:rFonts w:ascii="Arial" w:eastAsia="Arial" w:hAnsi="Arial" w:cs="Arial"/>
          </w:rPr>
          <w:t>there have been</w:t>
        </w:r>
      </w:ins>
      <w:r>
        <w:rPr>
          <w:rFonts w:ascii="Arial" w:eastAsia="Arial" w:hAnsi="Arial" w:cs="Arial"/>
        </w:rPr>
        <w:t xml:space="preserve"> several attempts to introduce more realistic compartmental subdivisions. A</w:t>
      </w:r>
      <w:del w:id="40" w:author="Paolo" w:date="2020-09-09T00:16:00Z">
        <w:r w:rsidDel="0068775A">
          <w:rPr>
            <w:rFonts w:ascii="Arial" w:eastAsia="Arial" w:hAnsi="Arial" w:cs="Arial"/>
          </w:rPr>
          <w:delText>s</w:delText>
        </w:r>
      </w:del>
      <w:r>
        <w:rPr>
          <w:rFonts w:ascii="Arial" w:eastAsia="Arial" w:hAnsi="Arial" w:cs="Arial"/>
        </w:rPr>
        <w:t xml:space="preserve"> </w:t>
      </w:r>
      <w:del w:id="41" w:author="Paolo" w:date="2020-09-09T00:16:00Z">
        <w:r w:rsidDel="0068775A">
          <w:rPr>
            <w:rFonts w:ascii="Arial" w:eastAsia="Arial" w:hAnsi="Arial" w:cs="Arial"/>
          </w:rPr>
          <w:delText xml:space="preserve">significant </w:delText>
        </w:r>
      </w:del>
      <w:ins w:id="42" w:author="Paolo" w:date="2020-09-09T00:16:00Z">
        <w:r>
          <w:rPr>
            <w:rFonts w:ascii="Arial" w:eastAsia="Arial" w:hAnsi="Arial" w:cs="Arial"/>
          </w:rPr>
          <w:t xml:space="preserve">relevant </w:t>
        </w:r>
      </w:ins>
      <w:r>
        <w:rPr>
          <w:rFonts w:ascii="Arial" w:eastAsia="Arial" w:hAnsi="Arial" w:cs="Arial"/>
        </w:rPr>
        <w:t>example</w:t>
      </w:r>
      <w:ins w:id="43" w:author="Paolo" w:date="2020-09-09T00:17:00Z">
        <w:r>
          <w:rPr>
            <w:rFonts w:ascii="Arial" w:eastAsia="Arial" w:hAnsi="Arial" w:cs="Arial"/>
          </w:rPr>
          <w:t xml:space="preserve"> in this sense</w:t>
        </w:r>
      </w:ins>
      <w:del w:id="44" w:author="Paolo" w:date="2020-09-09T00:16:00Z">
        <w:r w:rsidDel="0068775A">
          <w:rPr>
            <w:rFonts w:ascii="Arial" w:eastAsia="Arial" w:hAnsi="Arial" w:cs="Arial"/>
          </w:rPr>
          <w:delText>,</w:delText>
        </w:r>
      </w:del>
      <w:ins w:id="45" w:author="Paolo" w:date="2020-09-09T00:16:00Z">
        <w:r>
          <w:rPr>
            <w:rFonts w:ascii="Arial" w:eastAsia="Arial" w:hAnsi="Arial" w:cs="Arial"/>
          </w:rPr>
          <w:t xml:space="preserve"> is provid</w:t>
        </w:r>
      </w:ins>
      <w:ins w:id="46" w:author="Paolo" w:date="2020-09-09T00:17:00Z">
        <w:r>
          <w:rPr>
            <w:rFonts w:ascii="Arial" w:eastAsia="Arial" w:hAnsi="Arial" w:cs="Arial"/>
          </w:rPr>
          <w:t>ed by the work of</w:t>
        </w:r>
      </w:ins>
      <w:r>
        <w:rPr>
          <w:rFonts w:ascii="Arial" w:eastAsia="Arial" w:hAnsi="Arial" w:cs="Arial"/>
        </w:rPr>
        <w:t xml:space="preserve"> Scala et al. (2020). The research </w:t>
      </w:r>
      <w:del w:id="47" w:author="Paolo" w:date="2020-09-09T00:17:00Z">
        <w:r w:rsidDel="0068775A">
          <w:rPr>
            <w:rFonts w:ascii="Arial" w:eastAsia="Arial" w:hAnsi="Arial" w:cs="Arial"/>
          </w:rPr>
          <w:delText xml:space="preserve">has </w:delText>
        </w:r>
      </w:del>
      <w:r>
        <w:rPr>
          <w:rFonts w:ascii="Arial" w:eastAsia="Arial" w:hAnsi="Arial" w:cs="Arial"/>
        </w:rPr>
        <w:t xml:space="preserve">also </w:t>
      </w:r>
      <w:del w:id="48" w:author="Paolo" w:date="2020-09-09T00:17:00Z">
        <w:r w:rsidDel="0068775A">
          <w:rPr>
            <w:rFonts w:ascii="Arial" w:eastAsia="Arial" w:hAnsi="Arial" w:cs="Arial"/>
          </w:rPr>
          <w:delText xml:space="preserve">been following </w:delText>
        </w:r>
      </w:del>
      <w:ins w:id="49" w:author="Paolo" w:date="2020-09-09T00:17:00Z">
        <w:r>
          <w:rPr>
            <w:rFonts w:ascii="Arial" w:eastAsia="Arial" w:hAnsi="Arial" w:cs="Arial"/>
          </w:rPr>
          <w:t xml:space="preserve">followed </w:t>
        </w:r>
      </w:ins>
      <w:r>
        <w:rPr>
          <w:rFonts w:ascii="Arial" w:eastAsia="Arial" w:hAnsi="Arial" w:cs="Arial"/>
        </w:rPr>
        <w:t>other work lines, as in Bellomo et al. (2020), where a multiscale framework accounts for the interaction of diﬀerent spatial levels, from the small scale of the virus itself and cells, to the large scale of individuals and further up to the collective behavior of populations.</w:t>
      </w:r>
    </w:p>
    <w:p w14:paraId="0143A7BB" w14:textId="77777777" w:rsidR="00987E15" w:rsidRDefault="00987E15">
      <w:pPr>
        <w:spacing w:line="1" w:lineRule="exact"/>
        <w:rPr>
          <w:sz w:val="20"/>
          <w:szCs w:val="20"/>
        </w:rPr>
      </w:pPr>
    </w:p>
    <w:p w14:paraId="1B86701A" w14:textId="211FAFD9" w:rsidR="00987E15" w:rsidRDefault="0068775A">
      <w:pPr>
        <w:spacing w:line="257" w:lineRule="auto"/>
        <w:ind w:left="400" w:right="400" w:firstLine="339"/>
        <w:jc w:val="both"/>
        <w:rPr>
          <w:sz w:val="20"/>
          <w:szCs w:val="20"/>
        </w:rPr>
      </w:pPr>
      <w:r>
        <w:rPr>
          <w:rFonts w:ascii="Arial" w:eastAsia="Arial" w:hAnsi="Arial" w:cs="Arial"/>
        </w:rPr>
        <w:t xml:space="preserve">Following Rahmandad and Sterman (2008), we know that the analysis </w:t>
      </w:r>
      <w:del w:id="50" w:author="Paolo" w:date="2020-09-09T00:18:00Z">
        <w:r w:rsidDel="0068775A">
          <w:rPr>
            <w:rFonts w:ascii="Arial" w:eastAsia="Arial" w:hAnsi="Arial" w:cs="Arial"/>
          </w:rPr>
          <w:delText xml:space="preserve">considering </w:delText>
        </w:r>
      </w:del>
      <w:ins w:id="51" w:author="Paolo" w:date="2020-09-09T00:18:00Z">
        <w:r>
          <w:rPr>
            <w:rFonts w:ascii="Arial" w:eastAsia="Arial" w:hAnsi="Arial" w:cs="Arial"/>
          </w:rPr>
          <w:t xml:space="preserve">based on the assumption of </w:t>
        </w:r>
      </w:ins>
      <w:r>
        <w:rPr>
          <w:rFonts w:ascii="Arial" w:eastAsia="Arial" w:hAnsi="Arial" w:cs="Arial"/>
        </w:rPr>
        <w:t>het-erogeneity strongly diﬀers from S.I.R. compartmental structures modeled by diﬀerential equations. The</w:t>
      </w:r>
      <w:ins w:id="52" w:author="Paolo" w:date="2020-09-09T00:18:00Z">
        <w:r>
          <w:rPr>
            <w:rFonts w:ascii="Arial" w:eastAsia="Arial" w:hAnsi="Arial" w:cs="Arial"/>
          </w:rPr>
          <w:t>ir</w:t>
        </w:r>
      </w:ins>
      <w:ins w:id="53" w:author="Paolo" w:date="2020-09-09T00:19:00Z">
        <w:r>
          <w:rPr>
            <w:rFonts w:ascii="Arial" w:eastAsia="Arial" w:hAnsi="Arial" w:cs="Arial"/>
          </w:rPr>
          <w:t xml:space="preserve"> </w:t>
        </w:r>
      </w:ins>
      <w:del w:id="54" w:author="Paolo" w:date="2020-09-09T00:18:00Z">
        <w:r w:rsidDel="0068775A">
          <w:rPr>
            <w:rFonts w:ascii="Arial" w:eastAsia="Arial" w:hAnsi="Arial" w:cs="Arial"/>
          </w:rPr>
          <w:delText xml:space="preserve"> quoted </w:delText>
        </w:r>
      </w:del>
      <w:r>
        <w:rPr>
          <w:rFonts w:ascii="Arial" w:eastAsia="Arial" w:hAnsi="Arial" w:cs="Arial"/>
        </w:rPr>
        <w:t xml:space="preserve">work ponders when it is better to use agent-based models and when it would be better to use diﬀerential equation models. Diﬀerential equation models assume homogeneity and perfect mixing within compartments, while agent-based models can cap-ture heterogeneity in agent attributes and the structure of their interactions. We follow the second </w:t>
      </w:r>
      <w:del w:id="55" w:author="Paolo" w:date="2020-09-09T00:19:00Z">
        <w:r w:rsidDel="0068775A">
          <w:rPr>
            <w:rFonts w:ascii="Arial" w:eastAsia="Arial" w:hAnsi="Arial" w:cs="Arial"/>
          </w:rPr>
          <w:delText>way</w:delText>
        </w:r>
      </w:del>
      <w:ins w:id="56" w:author="Paolo" w:date="2020-09-09T00:19:00Z">
        <w:r>
          <w:rPr>
            <w:rFonts w:ascii="Arial" w:eastAsia="Arial" w:hAnsi="Arial" w:cs="Arial"/>
          </w:rPr>
          <w:t>approach</w:t>
        </w:r>
      </w:ins>
      <w:r>
        <w:rPr>
          <w:rFonts w:ascii="Arial" w:eastAsia="Arial" w:hAnsi="Arial" w:cs="Arial"/>
        </w:rPr>
        <w:t>.</w:t>
      </w:r>
    </w:p>
    <w:p w14:paraId="0F874DA5" w14:textId="77777777" w:rsidR="00987E15" w:rsidRDefault="00987E15">
      <w:pPr>
        <w:spacing w:line="1" w:lineRule="exact"/>
        <w:rPr>
          <w:sz w:val="20"/>
          <w:szCs w:val="20"/>
        </w:rPr>
      </w:pPr>
    </w:p>
    <w:p w14:paraId="54BA7AC2" w14:textId="39D07704" w:rsidR="00987E15" w:rsidRDefault="0068775A">
      <w:pPr>
        <w:spacing w:line="301" w:lineRule="auto"/>
        <w:ind w:left="400" w:right="400" w:firstLine="339"/>
        <w:jc w:val="both"/>
        <w:rPr>
          <w:sz w:val="20"/>
          <w:szCs w:val="20"/>
        </w:rPr>
      </w:pPr>
      <w:r>
        <w:rPr>
          <w:rFonts w:ascii="Arial" w:eastAsia="Arial" w:hAnsi="Arial" w:cs="Arial"/>
          <w:sz w:val="21"/>
          <w:szCs w:val="21"/>
        </w:rPr>
        <w:t xml:space="preserve">Finally, </w:t>
      </w:r>
      <w:ins w:id="57" w:author="Paolo" w:date="2020-09-09T00:20:00Z">
        <w:r>
          <w:rPr>
            <w:rFonts w:ascii="Arial" w:eastAsia="Arial" w:hAnsi="Arial" w:cs="Arial"/>
            <w:sz w:val="21"/>
            <w:szCs w:val="21"/>
          </w:rPr>
          <w:t xml:space="preserve">we subscribe </w:t>
        </w:r>
      </w:ins>
      <w:del w:id="58" w:author="Paolo" w:date="2020-09-09T00:20:00Z">
        <w:r w:rsidDel="0068775A">
          <w:rPr>
            <w:rFonts w:ascii="Arial" w:eastAsia="Arial" w:hAnsi="Arial" w:cs="Arial"/>
            <w:sz w:val="21"/>
            <w:szCs w:val="21"/>
          </w:rPr>
          <w:delText xml:space="preserve">very important </w:delText>
        </w:r>
      </w:del>
      <w:r>
        <w:rPr>
          <w:rFonts w:ascii="Arial" w:eastAsia="Arial" w:hAnsi="Arial" w:cs="Arial"/>
          <w:sz w:val="21"/>
          <w:szCs w:val="21"/>
        </w:rPr>
        <w:t>the call of Squazzoni et al. (2020) to «cover the full behavioural and social complexity of societies under pandemic crisis»</w:t>
      </w:r>
      <w:ins w:id="59" w:author="Paolo" w:date="2020-09-09T00:20:00Z">
        <w:r>
          <w:rPr>
            <w:rFonts w:ascii="Arial" w:eastAsia="Arial" w:hAnsi="Arial" w:cs="Arial"/>
            <w:sz w:val="21"/>
            <w:szCs w:val="21"/>
          </w:rPr>
          <w:t xml:space="preserve"> and</w:t>
        </w:r>
      </w:ins>
      <w:del w:id="60" w:author="Paolo" w:date="2020-09-09T00:20:00Z">
        <w:r w:rsidDel="0068775A">
          <w:rPr>
            <w:rFonts w:ascii="Arial" w:eastAsia="Arial" w:hAnsi="Arial" w:cs="Arial"/>
            <w:sz w:val="21"/>
            <w:szCs w:val="21"/>
          </w:rPr>
          <w:delText>:</w:delText>
        </w:r>
      </w:del>
      <w:r>
        <w:rPr>
          <w:rFonts w:ascii="Arial" w:eastAsia="Arial" w:hAnsi="Arial" w:cs="Arial"/>
          <w:sz w:val="21"/>
          <w:szCs w:val="21"/>
        </w:rPr>
        <w:t xml:space="preserve"> we move in that direction</w:t>
      </w:r>
      <w:ins w:id="61" w:author="Paolo" w:date="2020-09-09T00:21:00Z">
        <w:r>
          <w:rPr>
            <w:rFonts w:ascii="Arial" w:eastAsia="Arial" w:hAnsi="Arial" w:cs="Arial"/>
            <w:sz w:val="21"/>
            <w:szCs w:val="21"/>
          </w:rPr>
          <w:t xml:space="preserve"> in our work reported here</w:t>
        </w:r>
      </w:ins>
      <w:r>
        <w:rPr>
          <w:rFonts w:ascii="Arial" w:eastAsia="Arial" w:hAnsi="Arial" w:cs="Arial"/>
          <w:sz w:val="21"/>
          <w:szCs w:val="21"/>
        </w:rPr>
        <w:t>.</w:t>
      </w:r>
    </w:p>
    <w:p w14:paraId="1104556F" w14:textId="77777777" w:rsidR="00987E15" w:rsidRDefault="00987E15">
      <w:pPr>
        <w:spacing w:line="234" w:lineRule="exact"/>
        <w:rPr>
          <w:sz w:val="20"/>
          <w:szCs w:val="20"/>
        </w:rPr>
      </w:pPr>
    </w:p>
    <w:p w14:paraId="6E4E4329" w14:textId="77777777" w:rsidR="00987E15" w:rsidRDefault="0068775A">
      <w:pPr>
        <w:tabs>
          <w:tab w:val="left" w:pos="980"/>
        </w:tabs>
        <w:ind w:left="400"/>
        <w:rPr>
          <w:sz w:val="20"/>
          <w:szCs w:val="20"/>
        </w:rPr>
      </w:pPr>
      <w:r>
        <w:rPr>
          <w:rFonts w:ascii="Arial" w:eastAsia="Arial" w:hAnsi="Arial" w:cs="Arial"/>
          <w:sz w:val="24"/>
          <w:szCs w:val="24"/>
        </w:rPr>
        <w:t>1.1</w:t>
      </w:r>
      <w:r>
        <w:rPr>
          <w:rFonts w:ascii="Arial" w:eastAsia="Arial" w:hAnsi="Arial" w:cs="Arial"/>
          <w:sz w:val="24"/>
          <w:szCs w:val="24"/>
        </w:rPr>
        <w:tab/>
        <w:t>Why model? Why agents? Why another model?</w:t>
      </w:r>
    </w:p>
    <w:p w14:paraId="4B7372CE" w14:textId="77777777" w:rsidR="00987E15" w:rsidRDefault="00987E15">
      <w:pPr>
        <w:spacing w:line="151" w:lineRule="exact"/>
        <w:rPr>
          <w:sz w:val="20"/>
          <w:szCs w:val="20"/>
        </w:rPr>
      </w:pPr>
    </w:p>
    <w:p w14:paraId="27082CDE" w14:textId="4BD90882" w:rsidR="00987E15" w:rsidRDefault="0068775A">
      <w:pPr>
        <w:spacing w:line="276" w:lineRule="auto"/>
        <w:ind w:left="400" w:right="400"/>
        <w:jc w:val="both"/>
        <w:rPr>
          <w:sz w:val="20"/>
          <w:szCs w:val="20"/>
        </w:rPr>
      </w:pPr>
      <w:r>
        <w:rPr>
          <w:rFonts w:ascii="Arial" w:eastAsia="Arial" w:hAnsi="Arial" w:cs="Arial"/>
        </w:rPr>
        <w:t xml:space="preserve">Why another model, and </w:t>
      </w:r>
      <w:del w:id="62" w:author="Paolo" w:date="2020-09-09T00:21:00Z">
        <w:r w:rsidDel="0068775A">
          <w:rPr>
            <w:rFonts w:ascii="Arial" w:eastAsia="Arial" w:hAnsi="Arial" w:cs="Arial"/>
          </w:rPr>
          <w:delText xml:space="preserve">must </w:delText>
        </w:r>
      </w:del>
      <w:ins w:id="63" w:author="Paolo" w:date="2020-09-09T00:21:00Z">
        <w:r>
          <w:rPr>
            <w:rFonts w:ascii="Arial" w:eastAsia="Arial" w:hAnsi="Arial" w:cs="Arial"/>
          </w:rPr>
          <w:t xml:space="preserve">most </w:t>
        </w:r>
      </w:ins>
      <w:r>
        <w:rPr>
          <w:rFonts w:ascii="Arial" w:eastAsia="Arial" w:hAnsi="Arial" w:cs="Arial"/>
        </w:rPr>
        <w:t>of all, with Epstein (2008), why model? With the author, the reply is:</w:t>
      </w:r>
    </w:p>
    <w:p w14:paraId="7FAE06ED" w14:textId="77777777" w:rsidR="00987E15" w:rsidRDefault="00987E15">
      <w:pPr>
        <w:spacing w:line="139" w:lineRule="exact"/>
        <w:rPr>
          <w:sz w:val="20"/>
          <w:szCs w:val="20"/>
        </w:rPr>
      </w:pPr>
    </w:p>
    <w:p w14:paraId="524CC0D6" w14:textId="77777777" w:rsidR="00987E15" w:rsidRDefault="0068775A">
      <w:pPr>
        <w:spacing w:line="261" w:lineRule="auto"/>
        <w:ind w:left="940" w:right="940"/>
        <w:jc w:val="both"/>
        <w:rPr>
          <w:sz w:val="20"/>
          <w:szCs w:val="20"/>
        </w:rPr>
      </w:pPr>
      <w:r>
        <w:rPr>
          <w:rFonts w:ascii="Arial" w:eastAsia="Arial" w:hAnsi="Arial" w:cs="Arial"/>
        </w:rPr>
        <w:t>The choice (. . . ) is not whether to build models; it’s whether to build explicit ones. In explicit models, assumptions are laid out in detail, so we can study exactly what they entail. On these assumptions, this sort of thing happens. When you alter the assumptions that is what happens. By writing explicit models, you let others replicate your results.</w:t>
      </w:r>
    </w:p>
    <w:p w14:paraId="658EACA1" w14:textId="77777777" w:rsidR="00987E15" w:rsidRDefault="00987E15">
      <w:pPr>
        <w:spacing w:line="159" w:lineRule="exact"/>
        <w:rPr>
          <w:sz w:val="20"/>
          <w:szCs w:val="20"/>
        </w:rPr>
      </w:pPr>
    </w:p>
    <w:p w14:paraId="2D8182FE" w14:textId="77777777" w:rsidR="00987E15" w:rsidRDefault="0068775A">
      <w:pPr>
        <w:ind w:left="740"/>
        <w:rPr>
          <w:sz w:val="20"/>
          <w:szCs w:val="20"/>
        </w:rPr>
      </w:pPr>
      <w:r>
        <w:rPr>
          <w:rFonts w:ascii="Arial" w:eastAsia="Arial" w:hAnsi="Arial" w:cs="Arial"/>
        </w:rPr>
        <w:t>And, strongly:</w:t>
      </w:r>
    </w:p>
    <w:p w14:paraId="5C8B1054" w14:textId="77777777" w:rsidR="00987E15" w:rsidRDefault="00987E15">
      <w:pPr>
        <w:spacing w:line="197" w:lineRule="exact"/>
        <w:rPr>
          <w:sz w:val="20"/>
          <w:szCs w:val="20"/>
        </w:rPr>
      </w:pPr>
    </w:p>
    <w:p w14:paraId="5DFE6059" w14:textId="60283712" w:rsidR="00987E15" w:rsidRDefault="0068775A">
      <w:pPr>
        <w:spacing w:line="261" w:lineRule="auto"/>
        <w:ind w:left="940" w:right="940"/>
        <w:jc w:val="both"/>
        <w:rPr>
          <w:sz w:val="20"/>
          <w:szCs w:val="20"/>
        </w:rPr>
      </w:pPr>
      <w:r>
        <w:rPr>
          <w:rFonts w:ascii="Arial" w:eastAsia="Arial" w:hAnsi="Arial" w:cs="Arial"/>
        </w:rPr>
        <w:t>I am always amused when these same people challenge me with the ques-tion,“Can you validate your model” The appropriate retort, of course, is,“Can you validate yours?” At least I can write mine down so that it can, in principle, be calibrated to data, if that is what you mean by “validate”</w:t>
      </w:r>
      <w:ins w:id="64" w:author="Paolo" w:date="2020-09-09T00:21:00Z">
        <w:r>
          <w:rPr>
            <w:rFonts w:ascii="Arial" w:eastAsia="Arial" w:hAnsi="Arial" w:cs="Arial"/>
          </w:rPr>
          <w:t>,</w:t>
        </w:r>
      </w:ins>
      <w:r>
        <w:rPr>
          <w:rFonts w:ascii="Arial" w:eastAsia="Arial" w:hAnsi="Arial" w:cs="Arial"/>
        </w:rPr>
        <w:t xml:space="preserve"> a term I assiduously avoid.</w:t>
      </w:r>
    </w:p>
    <w:p w14:paraId="02C31D83" w14:textId="77777777" w:rsidR="00987E15" w:rsidRDefault="00987E15">
      <w:pPr>
        <w:spacing w:line="159" w:lineRule="exact"/>
        <w:rPr>
          <w:sz w:val="20"/>
          <w:szCs w:val="20"/>
        </w:rPr>
      </w:pPr>
    </w:p>
    <w:p w14:paraId="124FE2A4" w14:textId="77777777" w:rsidR="00987E15" w:rsidRDefault="0068775A">
      <w:pPr>
        <w:spacing w:line="276" w:lineRule="auto"/>
        <w:ind w:left="400" w:right="400" w:firstLine="339"/>
        <w:rPr>
          <w:sz w:val="20"/>
          <w:szCs w:val="20"/>
        </w:rPr>
      </w:pPr>
      <w:r>
        <w:rPr>
          <w:rFonts w:ascii="Arial" w:eastAsia="Arial" w:hAnsi="Arial" w:cs="Arial"/>
        </w:rPr>
        <w:t>To reply to “why agents?”, with Axtell (2000) we define in short what an agent-based model is:</w:t>
      </w:r>
    </w:p>
    <w:p w14:paraId="1DB65BF7" w14:textId="77777777" w:rsidR="00987E15" w:rsidRDefault="00987E15">
      <w:pPr>
        <w:spacing w:line="139" w:lineRule="exact"/>
        <w:rPr>
          <w:sz w:val="20"/>
          <w:szCs w:val="20"/>
        </w:rPr>
      </w:pPr>
    </w:p>
    <w:p w14:paraId="77F2C78D" w14:textId="77777777" w:rsidR="00987E15" w:rsidRDefault="0068775A">
      <w:pPr>
        <w:spacing w:line="277" w:lineRule="auto"/>
        <w:ind w:left="940" w:right="940"/>
        <w:jc w:val="both"/>
        <w:rPr>
          <w:sz w:val="20"/>
          <w:szCs w:val="20"/>
        </w:rPr>
      </w:pPr>
      <w:r>
        <w:rPr>
          <w:rFonts w:ascii="Arial" w:eastAsia="Arial" w:hAnsi="Arial" w:cs="Arial"/>
          <w:sz w:val="21"/>
          <w:szCs w:val="21"/>
        </w:rPr>
        <w:t>An agent-based model consists of individual agents, commonly implemented in software as objects. Agent objects have states and rules of behavior. Running such a model simply amounts to instantiating an agent population, letting the agents interact, and monitoring what happens. That is, executing the model— spinning it forward in time—is all that is necessary in order to “solve” it.</w:t>
      </w:r>
    </w:p>
    <w:p w14:paraId="37DE6E99" w14:textId="77777777" w:rsidR="00987E15" w:rsidRDefault="00987E15">
      <w:pPr>
        <w:sectPr w:rsidR="00987E15">
          <w:pgSz w:w="12240" w:h="15840"/>
          <w:pgMar w:top="1147" w:right="1440" w:bottom="1440" w:left="1440" w:header="0" w:footer="0" w:gutter="0"/>
          <w:cols w:space="720" w:equalWidth="0">
            <w:col w:w="9360"/>
          </w:cols>
        </w:sectPr>
      </w:pPr>
    </w:p>
    <w:p w14:paraId="6B45BF84" w14:textId="77777777" w:rsidR="00987E15" w:rsidRDefault="00987E15">
      <w:pPr>
        <w:spacing w:line="322" w:lineRule="exact"/>
        <w:rPr>
          <w:sz w:val="20"/>
          <w:szCs w:val="20"/>
        </w:rPr>
      </w:pPr>
    </w:p>
    <w:p w14:paraId="6DD12648" w14:textId="77777777" w:rsidR="00987E15" w:rsidRDefault="0068775A">
      <w:pPr>
        <w:jc w:val="center"/>
        <w:rPr>
          <w:sz w:val="20"/>
          <w:szCs w:val="20"/>
        </w:rPr>
      </w:pPr>
      <w:r>
        <w:rPr>
          <w:rFonts w:ascii="Arial" w:eastAsia="Arial" w:hAnsi="Arial" w:cs="Arial"/>
          <w:sz w:val="21"/>
          <w:szCs w:val="21"/>
        </w:rPr>
        <w:t>2</w:t>
      </w:r>
    </w:p>
    <w:p w14:paraId="0BB697C3" w14:textId="77777777" w:rsidR="00987E15" w:rsidRDefault="00987E15">
      <w:pPr>
        <w:sectPr w:rsidR="00987E15">
          <w:type w:val="continuous"/>
          <w:pgSz w:w="12240" w:h="15840"/>
          <w:pgMar w:top="1147" w:right="1440" w:bottom="1440" w:left="1440" w:header="0" w:footer="0" w:gutter="0"/>
          <w:cols w:space="720" w:equalWidth="0">
            <w:col w:w="9360"/>
          </w:cols>
        </w:sectPr>
      </w:pPr>
    </w:p>
    <w:p w14:paraId="76E8D433" w14:textId="77777777" w:rsidR="00987E15" w:rsidRDefault="0068775A">
      <w:pPr>
        <w:jc w:val="center"/>
        <w:rPr>
          <w:sz w:val="20"/>
          <w:szCs w:val="20"/>
        </w:rPr>
      </w:pPr>
      <w:bookmarkStart w:id="65" w:name="page3"/>
      <w:bookmarkEnd w:id="65"/>
      <w:r>
        <w:rPr>
          <w:rFonts w:ascii="Arial" w:eastAsia="Arial" w:hAnsi="Arial" w:cs="Arial"/>
        </w:rPr>
        <w:t>Work in progress &amp; draft: Comments and Corrections Welcome!</w:t>
      </w:r>
    </w:p>
    <w:p w14:paraId="5D21A9DA"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1376" behindDoc="1" locked="0" layoutInCell="0" allowOverlap="1" wp14:anchorId="50A09917" wp14:editId="3C1DDBF3">
                <wp:simplePos x="0" y="0"/>
                <wp:positionH relativeFrom="column">
                  <wp:posOffset>251460</wp:posOffset>
                </wp:positionH>
                <wp:positionV relativeFrom="paragraph">
                  <wp:posOffset>23495</wp:posOffset>
                </wp:positionV>
                <wp:extent cx="544004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D0C94A" id="Shape 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u25mXLkBAA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6F7DFDD0" w14:textId="77777777" w:rsidR="00987E15" w:rsidRDefault="00987E15">
      <w:pPr>
        <w:spacing w:line="200" w:lineRule="exact"/>
        <w:rPr>
          <w:sz w:val="20"/>
          <w:szCs w:val="20"/>
        </w:rPr>
      </w:pPr>
    </w:p>
    <w:p w14:paraId="4F7F0ACC" w14:textId="77777777" w:rsidR="00987E15" w:rsidRDefault="00987E15">
      <w:pPr>
        <w:spacing w:line="326" w:lineRule="exact"/>
        <w:rPr>
          <w:sz w:val="20"/>
          <w:szCs w:val="20"/>
        </w:rPr>
      </w:pPr>
    </w:p>
    <w:p w14:paraId="57CE2639" w14:textId="77777777" w:rsidR="00987E15" w:rsidRDefault="0068775A">
      <w:pPr>
        <w:ind w:left="740"/>
        <w:rPr>
          <w:sz w:val="20"/>
          <w:szCs w:val="20"/>
        </w:rPr>
      </w:pPr>
      <w:r>
        <w:rPr>
          <w:rFonts w:ascii="Arial" w:eastAsia="Arial" w:hAnsi="Arial" w:cs="Arial"/>
        </w:rPr>
        <w:t>More in detail:</w:t>
      </w:r>
    </w:p>
    <w:p w14:paraId="1A9D4B0D" w14:textId="77777777" w:rsidR="00987E15" w:rsidRDefault="00987E15">
      <w:pPr>
        <w:spacing w:line="172" w:lineRule="exact"/>
        <w:rPr>
          <w:sz w:val="20"/>
          <w:szCs w:val="20"/>
        </w:rPr>
      </w:pPr>
    </w:p>
    <w:p w14:paraId="1F54EC3E" w14:textId="2283C8F0" w:rsidR="00987E15" w:rsidRDefault="0068775A">
      <w:pPr>
        <w:spacing w:line="271" w:lineRule="auto"/>
        <w:ind w:left="940" w:right="940"/>
        <w:jc w:val="both"/>
        <w:rPr>
          <w:sz w:val="20"/>
          <w:szCs w:val="20"/>
        </w:rPr>
      </w:pPr>
      <w:r>
        <w:rPr>
          <w:rFonts w:ascii="Arial" w:eastAsia="Arial" w:hAnsi="Arial" w:cs="Arial"/>
          <w:sz w:val="21"/>
          <w:szCs w:val="21"/>
        </w:rPr>
        <w:t xml:space="preserve">There are, ostensibly, several advantages of agent-based computational model-ing over conventional mathematical theorizing. First, as described above, it is easy to limit agent rationality in agent-based computational models. Second, even if one wishes to use completely rational agents, it is a trivial matter to make agents heterogeneous in agent-based models. One simply </w:t>
      </w:r>
      <w:commentRangeStart w:id="66"/>
      <w:r>
        <w:rPr>
          <w:rFonts w:ascii="Arial" w:eastAsia="Arial" w:hAnsi="Arial" w:cs="Arial"/>
          <w:sz w:val="21"/>
          <w:szCs w:val="21"/>
        </w:rPr>
        <w:t>instantiates</w:t>
      </w:r>
      <w:commentRangeEnd w:id="66"/>
      <w:r>
        <w:rPr>
          <w:rStyle w:val="CommentReference"/>
        </w:rPr>
        <w:commentReference w:id="66"/>
      </w:r>
      <w:r>
        <w:rPr>
          <w:rFonts w:ascii="Arial" w:eastAsia="Arial" w:hAnsi="Arial" w:cs="Arial"/>
          <w:sz w:val="21"/>
          <w:szCs w:val="21"/>
        </w:rPr>
        <w:t xml:space="preserve"> a population having some distribution of initial states, e.g., preferences. That is, there is no need to </w:t>
      </w:r>
      <w:commentRangeStart w:id="67"/>
      <w:r>
        <w:rPr>
          <w:rFonts w:ascii="Arial" w:eastAsia="Arial" w:hAnsi="Arial" w:cs="Arial"/>
          <w:sz w:val="21"/>
          <w:szCs w:val="21"/>
        </w:rPr>
        <w:t xml:space="preserve">appeal to </w:t>
      </w:r>
      <w:commentRangeEnd w:id="67"/>
      <w:r>
        <w:rPr>
          <w:rStyle w:val="CommentReference"/>
        </w:rPr>
        <w:commentReference w:id="67"/>
      </w:r>
      <w:r>
        <w:rPr>
          <w:rFonts w:ascii="Arial" w:eastAsia="Arial" w:hAnsi="Arial" w:cs="Arial"/>
          <w:sz w:val="21"/>
          <w:szCs w:val="21"/>
        </w:rPr>
        <w:t xml:space="preserve">representative agents. Third, since the model is “solved” merely by executing it, there results an entire dynamical history of the process under study. That is, one </w:t>
      </w:r>
      <w:ins w:id="68" w:author="Paolo" w:date="2020-09-09T00:24:00Z">
        <w:r>
          <w:rPr>
            <w:rFonts w:ascii="Arial" w:eastAsia="Arial" w:hAnsi="Arial" w:cs="Arial"/>
            <w:sz w:val="21"/>
            <w:szCs w:val="21"/>
          </w:rPr>
          <w:t xml:space="preserve">does not </w:t>
        </w:r>
      </w:ins>
      <w:r>
        <w:rPr>
          <w:rFonts w:ascii="Arial" w:eastAsia="Arial" w:hAnsi="Arial" w:cs="Arial"/>
          <w:sz w:val="21"/>
          <w:szCs w:val="21"/>
        </w:rPr>
        <w:t>need</w:t>
      </w:r>
      <w:del w:id="69" w:author="Paolo" w:date="2020-09-09T00:24:00Z">
        <w:r w:rsidDel="0068775A">
          <w:rPr>
            <w:rFonts w:ascii="Arial" w:eastAsia="Arial" w:hAnsi="Arial" w:cs="Arial"/>
            <w:sz w:val="21"/>
            <w:szCs w:val="21"/>
          </w:rPr>
          <w:delText xml:space="preserve"> not</w:delText>
        </w:r>
      </w:del>
      <w:ins w:id="70" w:author="Paolo" w:date="2020-09-09T00:24:00Z">
        <w:r>
          <w:rPr>
            <w:rFonts w:ascii="Arial" w:eastAsia="Arial" w:hAnsi="Arial" w:cs="Arial"/>
            <w:sz w:val="21"/>
            <w:szCs w:val="21"/>
          </w:rPr>
          <w:t xml:space="preserve"> to</w:t>
        </w:r>
      </w:ins>
      <w:r>
        <w:rPr>
          <w:rFonts w:ascii="Arial" w:eastAsia="Arial" w:hAnsi="Arial" w:cs="Arial"/>
          <w:sz w:val="21"/>
          <w:szCs w:val="21"/>
        </w:rPr>
        <w:t xml:space="preserve"> focus exclusively on the equilibria, should they exist, for the dynamics are an inescapable part of running the agent model. Finally, in most social processes either physical space or social networks matter. These are diﬃcult to account for mathematically except in highly styl-ized ways. However, in agent-based models it is usually quite easy to have the agent interactions mediated by space or networks or both.</w:t>
      </w:r>
    </w:p>
    <w:p w14:paraId="17F7DB0C" w14:textId="77777777" w:rsidR="00987E15" w:rsidRDefault="00987E15">
      <w:pPr>
        <w:spacing w:line="131" w:lineRule="exact"/>
        <w:rPr>
          <w:sz w:val="20"/>
          <w:szCs w:val="20"/>
        </w:rPr>
      </w:pPr>
    </w:p>
    <w:p w14:paraId="1A9B0AA4" w14:textId="136E27A0" w:rsidR="00987E15" w:rsidRDefault="0068775A">
      <w:pPr>
        <w:spacing w:line="257" w:lineRule="auto"/>
        <w:ind w:left="400" w:right="400" w:firstLine="339"/>
        <w:jc w:val="both"/>
        <w:rPr>
          <w:sz w:val="20"/>
          <w:szCs w:val="20"/>
        </w:rPr>
      </w:pPr>
      <w:r>
        <w:rPr>
          <w:rFonts w:ascii="Arial" w:eastAsia="Arial" w:hAnsi="Arial" w:cs="Arial"/>
        </w:rPr>
        <w:t xml:space="preserve">And now, "why another?" As a commitment to our creativity, using our knowledge to understand what is happening. Indeed, with arbitrariness: it is up to others and time to judge. Modeling the Covid-19 pandemic requires a scenario and the actors. As in every play, the author defines the roles of the </w:t>
      </w:r>
      <w:del w:id="71" w:author="Paolo" w:date="2020-09-09T00:25:00Z">
        <w:r w:rsidDel="0068775A">
          <w:rPr>
            <w:rFonts w:ascii="Arial" w:eastAsia="Arial" w:hAnsi="Arial" w:cs="Arial"/>
          </w:rPr>
          <w:delText xml:space="preserve">players </w:delText>
        </w:r>
      </w:del>
      <w:ins w:id="72" w:author="Paolo" w:date="2020-09-09T00:25:00Z">
        <w:r>
          <w:rPr>
            <w:rFonts w:ascii="Arial" w:eastAsia="Arial" w:hAnsi="Arial" w:cs="Arial"/>
          </w:rPr>
          <w:t xml:space="preserve">actors </w:t>
        </w:r>
      </w:ins>
      <w:r>
        <w:rPr>
          <w:rFonts w:ascii="Arial" w:eastAsia="Arial" w:hAnsi="Arial" w:cs="Arial"/>
        </w:rPr>
        <w:t xml:space="preserve">and the environment. The characters are not real, they are pre-built by the author, and they </w:t>
      </w:r>
      <w:del w:id="73" w:author="Paolo" w:date="2020-09-09T00:26:00Z">
        <w:r w:rsidDel="002D3F46">
          <w:rPr>
            <w:rFonts w:ascii="Arial" w:eastAsia="Arial" w:hAnsi="Arial" w:cs="Arial"/>
          </w:rPr>
          <w:delText xml:space="preserve">play </w:delText>
        </w:r>
      </w:del>
      <w:ins w:id="74" w:author="Paolo" w:date="2020-09-09T00:26:00Z">
        <w:r w:rsidR="002D3F46">
          <w:rPr>
            <w:rFonts w:ascii="Arial" w:eastAsia="Arial" w:hAnsi="Arial" w:cs="Arial"/>
          </w:rPr>
          <w:t>act</w:t>
        </w:r>
        <w:r w:rsidR="002D3F46">
          <w:rPr>
            <w:rFonts w:ascii="Arial" w:eastAsia="Arial" w:hAnsi="Arial" w:cs="Arial"/>
          </w:rPr>
          <w:t xml:space="preserve"> </w:t>
        </w:r>
      </w:ins>
      <w:r>
        <w:rPr>
          <w:rFonts w:ascii="Arial" w:eastAsia="Arial" w:hAnsi="Arial" w:cs="Arial"/>
        </w:rPr>
        <w:t>according to their peculiar constraints. If the</w:t>
      </w:r>
      <w:ins w:id="75" w:author="Paolo" w:date="2020-09-09T00:25:00Z">
        <w:r>
          <w:rPr>
            <w:rFonts w:ascii="Arial" w:eastAsia="Arial" w:hAnsi="Arial" w:cs="Arial"/>
          </w:rPr>
          <w:t xml:space="preserve">ir </w:t>
        </w:r>
      </w:ins>
      <w:ins w:id="76" w:author="Paolo" w:date="2020-09-09T00:29:00Z">
        <w:r w:rsidR="007E5D07">
          <w:rPr>
            <w:rFonts w:ascii="Arial" w:eastAsia="Arial" w:hAnsi="Arial" w:cs="Arial"/>
          </w:rPr>
          <w:t>performance</w:t>
        </w:r>
      </w:ins>
      <w:del w:id="77" w:author="Paolo" w:date="2020-09-09T00:25:00Z">
        <w:r w:rsidDel="0068775A">
          <w:rPr>
            <w:rFonts w:ascii="Arial" w:eastAsia="Arial" w:hAnsi="Arial" w:cs="Arial"/>
          </w:rPr>
          <w:delText xml:space="preserve"> play</w:delText>
        </w:r>
      </w:del>
      <w:r>
        <w:rPr>
          <w:rFonts w:ascii="Arial" w:eastAsia="Arial" w:hAnsi="Arial" w:cs="Arial"/>
        </w:rPr>
        <w:t xml:space="preserve"> is successful, they will </w:t>
      </w:r>
      <w:del w:id="78" w:author="Paolo" w:date="2020-09-09T00:26:00Z">
        <w:r w:rsidDel="0068775A">
          <w:rPr>
            <w:rFonts w:ascii="Arial" w:eastAsia="Arial" w:hAnsi="Arial" w:cs="Arial"/>
          </w:rPr>
          <w:delText xml:space="preserve">play </w:delText>
        </w:r>
      </w:del>
      <w:ins w:id="79" w:author="Paolo" w:date="2020-09-09T00:26:00Z">
        <w:r>
          <w:rPr>
            <w:rFonts w:ascii="Arial" w:eastAsia="Arial" w:hAnsi="Arial" w:cs="Arial"/>
          </w:rPr>
          <w:t xml:space="preserve">act </w:t>
        </w:r>
      </w:ins>
      <w:r>
        <w:rPr>
          <w:rFonts w:ascii="Arial" w:eastAsia="Arial" w:hAnsi="Arial" w:cs="Arial"/>
        </w:rPr>
        <w:t>for a long time, even centuries. If not, we will rapidly forget them. Shakespeare Hamlet is still playing after centuries, even if he is entirely imaginary.</w:t>
      </w:r>
    </w:p>
    <w:p w14:paraId="48F400A8" w14:textId="77777777" w:rsidR="00987E15" w:rsidRDefault="00987E15">
      <w:pPr>
        <w:spacing w:line="1" w:lineRule="exact"/>
        <w:rPr>
          <w:sz w:val="20"/>
          <w:szCs w:val="20"/>
        </w:rPr>
      </w:pPr>
    </w:p>
    <w:p w14:paraId="53CA0705" w14:textId="39E23291" w:rsidR="00987E15" w:rsidRDefault="0068775A">
      <w:pPr>
        <w:spacing w:line="263" w:lineRule="auto"/>
        <w:ind w:left="400" w:right="400" w:firstLine="339"/>
        <w:jc w:val="both"/>
        <w:rPr>
          <w:sz w:val="20"/>
          <w:szCs w:val="20"/>
        </w:rPr>
      </w:pPr>
      <w:r>
        <w:rPr>
          <w:rFonts w:ascii="Arial" w:eastAsia="Arial" w:hAnsi="Arial" w:cs="Arial"/>
        </w:rPr>
        <w:t xml:space="preserve">The same </w:t>
      </w:r>
      <w:ins w:id="80" w:author="Paolo" w:date="2020-09-09T00:27:00Z">
        <w:r w:rsidR="002D3F46">
          <w:rPr>
            <w:rFonts w:ascii="Arial" w:eastAsia="Arial" w:hAnsi="Arial" w:cs="Arial"/>
          </w:rPr>
          <w:t xml:space="preserve">holds </w:t>
        </w:r>
      </w:ins>
      <w:r>
        <w:rPr>
          <w:rFonts w:ascii="Arial" w:eastAsia="Arial" w:hAnsi="Arial" w:cs="Arial"/>
        </w:rPr>
        <w:t xml:space="preserve">for our simulations: we are the authors, we arbitrarily define the characters, we force them to </w:t>
      </w:r>
      <w:del w:id="81" w:author="Paolo" w:date="2020-09-09T00:27:00Z">
        <w:r w:rsidDel="002D3F46">
          <w:rPr>
            <w:rFonts w:ascii="Arial" w:eastAsia="Arial" w:hAnsi="Arial" w:cs="Arial"/>
          </w:rPr>
          <w:delText xml:space="preserve">play </w:delText>
        </w:r>
      </w:del>
      <w:ins w:id="82" w:author="Paolo" w:date="2020-09-09T00:27:00Z">
        <w:r w:rsidR="002D3F46">
          <w:rPr>
            <w:rFonts w:ascii="Arial" w:eastAsia="Arial" w:hAnsi="Arial" w:cs="Arial"/>
          </w:rPr>
          <w:t>act</w:t>
        </w:r>
        <w:r w:rsidR="002D3F46">
          <w:rPr>
            <w:rFonts w:ascii="Arial" w:eastAsia="Arial" w:hAnsi="Arial" w:cs="Arial"/>
          </w:rPr>
          <w:t xml:space="preserve"> </w:t>
        </w:r>
      </w:ins>
      <w:r>
        <w:rPr>
          <w:rFonts w:ascii="Arial" w:eastAsia="Arial" w:hAnsi="Arial" w:cs="Arial"/>
        </w:rPr>
        <w:t>again and again in diﬀerent scenarios. In both plays and simulations, we compress the time: whole life to 2 or 3 hours on the stage. In a few seconds, we run the Covid-19 pandemic spread in a given regional area.</w:t>
      </w:r>
    </w:p>
    <w:p w14:paraId="087C2A6E" w14:textId="77777777" w:rsidR="00987E15" w:rsidRDefault="00987E15">
      <w:pPr>
        <w:spacing w:line="268" w:lineRule="exact"/>
        <w:rPr>
          <w:sz w:val="20"/>
          <w:szCs w:val="20"/>
        </w:rPr>
      </w:pPr>
    </w:p>
    <w:p w14:paraId="1E7468BF" w14:textId="77777777" w:rsidR="00987E15" w:rsidRDefault="0068775A">
      <w:pPr>
        <w:tabs>
          <w:tab w:val="left" w:pos="980"/>
        </w:tabs>
        <w:ind w:left="400"/>
        <w:rPr>
          <w:sz w:val="20"/>
          <w:szCs w:val="20"/>
        </w:rPr>
      </w:pPr>
      <w:r>
        <w:rPr>
          <w:rFonts w:ascii="Arial" w:eastAsia="Arial" w:hAnsi="Arial" w:cs="Arial"/>
          <w:sz w:val="24"/>
          <w:szCs w:val="24"/>
        </w:rPr>
        <w:t>1.2</w:t>
      </w:r>
      <w:r>
        <w:rPr>
          <w:rFonts w:ascii="Arial" w:eastAsia="Arial" w:hAnsi="Arial" w:cs="Arial"/>
          <w:sz w:val="24"/>
          <w:szCs w:val="24"/>
        </w:rPr>
        <w:tab/>
        <w:t>Our model</w:t>
      </w:r>
    </w:p>
    <w:p w14:paraId="72E3365C" w14:textId="77777777" w:rsidR="00987E15" w:rsidRDefault="00987E15">
      <w:pPr>
        <w:spacing w:line="151" w:lineRule="exact"/>
        <w:rPr>
          <w:sz w:val="20"/>
          <w:szCs w:val="20"/>
        </w:rPr>
      </w:pPr>
    </w:p>
    <w:p w14:paraId="11A9527F" w14:textId="77777777" w:rsidR="00987E15" w:rsidRDefault="0068775A">
      <w:pPr>
        <w:spacing w:line="276" w:lineRule="auto"/>
        <w:ind w:left="400" w:right="400"/>
        <w:jc w:val="both"/>
        <w:rPr>
          <w:sz w:val="20"/>
          <w:szCs w:val="20"/>
        </w:rPr>
      </w:pPr>
      <w:r>
        <w:rPr>
          <w:rFonts w:ascii="Arial" w:eastAsia="Arial" w:hAnsi="Arial" w:cs="Arial"/>
        </w:rPr>
        <w:t>With our model, we move from a macro compartmental vision to a meso and microanalysis capability. Its main characteristics are:</w:t>
      </w:r>
    </w:p>
    <w:p w14:paraId="27CE9B58" w14:textId="77777777" w:rsidR="00987E15" w:rsidRDefault="00987E15">
      <w:pPr>
        <w:spacing w:line="169" w:lineRule="exact"/>
        <w:rPr>
          <w:sz w:val="20"/>
          <w:szCs w:val="20"/>
        </w:rPr>
      </w:pPr>
    </w:p>
    <w:p w14:paraId="3C2A4434" w14:textId="77777777" w:rsidR="00987E15" w:rsidRDefault="0068775A">
      <w:pPr>
        <w:numPr>
          <w:ilvl w:val="1"/>
          <w:numId w:val="6"/>
        </w:numPr>
        <w:tabs>
          <w:tab w:val="left" w:pos="940"/>
        </w:tabs>
        <w:spacing w:line="263" w:lineRule="auto"/>
        <w:ind w:left="940" w:right="400" w:hanging="216"/>
        <w:jc w:val="both"/>
        <w:rPr>
          <w:rFonts w:ascii="Arial" w:eastAsia="Arial" w:hAnsi="Arial" w:cs="Arial"/>
        </w:rPr>
      </w:pPr>
      <w:r>
        <w:rPr>
          <w:rFonts w:ascii="Arial" w:eastAsia="Arial" w:hAnsi="Arial" w:cs="Arial"/>
        </w:rPr>
        <w:t>scalability: we take in account the interactions between virus and molecules inside the host, the interactions between individuals in more or less restricted contexts, the movement between diﬀerent environments (home, school, workplace, open spaces, shops, . . . );</w:t>
      </w:r>
      <w:r>
        <w:rPr>
          <w:rFonts w:ascii="Arial" w:eastAsia="Arial" w:hAnsi="Arial" w:cs="Arial"/>
          <w:sz w:val="15"/>
          <w:szCs w:val="15"/>
        </w:rPr>
        <w:t>1</w:t>
      </w:r>
    </w:p>
    <w:p w14:paraId="3C875270" w14:textId="77777777" w:rsidR="00987E15" w:rsidRDefault="00987E15">
      <w:pPr>
        <w:spacing w:line="59" w:lineRule="exact"/>
        <w:rPr>
          <w:rFonts w:ascii="Arial" w:eastAsia="Arial" w:hAnsi="Arial" w:cs="Arial"/>
        </w:rPr>
      </w:pPr>
    </w:p>
    <w:p w14:paraId="2E725A78" w14:textId="77777777" w:rsidR="00987E15" w:rsidRDefault="0068775A">
      <w:pPr>
        <w:ind w:left="940"/>
        <w:rPr>
          <w:rFonts w:ascii="Arial" w:eastAsia="Arial" w:hAnsi="Arial" w:cs="Arial"/>
        </w:rPr>
      </w:pPr>
      <w:r>
        <w:rPr>
          <w:rFonts w:ascii="Arial" w:eastAsia="Arial" w:hAnsi="Arial" w:cs="Arial"/>
        </w:rPr>
        <w:t>in detail, the scales are:</w:t>
      </w:r>
    </w:p>
    <w:p w14:paraId="740587E1" w14:textId="77777777" w:rsidR="00987E15" w:rsidRDefault="00987E15">
      <w:pPr>
        <w:spacing w:line="150" w:lineRule="exact"/>
        <w:rPr>
          <w:rFonts w:ascii="Arial" w:eastAsia="Arial" w:hAnsi="Arial" w:cs="Arial"/>
        </w:rPr>
      </w:pPr>
    </w:p>
    <w:p w14:paraId="133ABE39" w14:textId="77777777" w:rsidR="00987E15" w:rsidRDefault="0068775A">
      <w:pPr>
        <w:spacing w:line="235" w:lineRule="auto"/>
        <w:ind w:left="400" w:right="400" w:firstLine="249"/>
        <w:rPr>
          <w:rFonts w:ascii="Arial" w:eastAsia="Arial" w:hAnsi="Arial" w:cs="Arial"/>
        </w:rPr>
      </w:pPr>
      <w:r>
        <w:rPr>
          <w:rFonts w:ascii="Arial" w:eastAsia="Arial" w:hAnsi="Arial" w:cs="Arial"/>
          <w:sz w:val="23"/>
          <w:szCs w:val="23"/>
          <w:vertAlign w:val="superscript"/>
        </w:rPr>
        <w:t>1</w:t>
      </w:r>
      <w:r>
        <w:rPr>
          <w:rFonts w:ascii="Arial" w:eastAsia="Arial" w:hAnsi="Arial" w:cs="Arial"/>
          <w:sz w:val="18"/>
          <w:szCs w:val="18"/>
        </w:rPr>
        <w:t>In a second version, we will add transportations and long trips between regions/countries; discotheques; other social aggregation, as football events.</w:t>
      </w:r>
    </w:p>
    <w:p w14:paraId="4FA0515F"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2400" behindDoc="1" locked="0" layoutInCell="0" allowOverlap="1" wp14:anchorId="608BD5E3" wp14:editId="6F9952C8">
                <wp:simplePos x="0" y="0"/>
                <wp:positionH relativeFrom="column">
                  <wp:posOffset>251460</wp:posOffset>
                </wp:positionH>
                <wp:positionV relativeFrom="paragraph">
                  <wp:posOffset>-306705</wp:posOffset>
                </wp:positionV>
                <wp:extent cx="217614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429FA7" id="Shape 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9.8pt,-24.15pt" to="191.1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" o:allowincell="f" filled="t" strokeweight=".14039mm">
                <v:stroke joinstyle="miter"/>
                <o:lock v:ext="edit" shapetype="f"/>
              </v:line>
            </w:pict>
          </mc:Fallback>
        </mc:AlternateContent>
      </w:r>
    </w:p>
    <w:p w14:paraId="545E79FC" w14:textId="77777777" w:rsidR="00987E15" w:rsidRDefault="00987E15">
      <w:pPr>
        <w:sectPr w:rsidR="00987E15">
          <w:pgSz w:w="12240" w:h="15840"/>
          <w:pgMar w:top="1147" w:right="1440" w:bottom="1440" w:left="1440" w:header="0" w:footer="0" w:gutter="0"/>
          <w:cols w:space="720" w:equalWidth="0">
            <w:col w:w="9360"/>
          </w:cols>
        </w:sectPr>
      </w:pPr>
    </w:p>
    <w:p w14:paraId="477A9588" w14:textId="77777777" w:rsidR="00987E15" w:rsidRDefault="00987E15">
      <w:pPr>
        <w:spacing w:line="337" w:lineRule="exact"/>
        <w:rPr>
          <w:sz w:val="20"/>
          <w:szCs w:val="20"/>
        </w:rPr>
      </w:pPr>
    </w:p>
    <w:p w14:paraId="44C76C34" w14:textId="77777777" w:rsidR="00987E15" w:rsidRDefault="0068775A">
      <w:pPr>
        <w:jc w:val="center"/>
        <w:rPr>
          <w:sz w:val="20"/>
          <w:szCs w:val="20"/>
        </w:rPr>
      </w:pPr>
      <w:r>
        <w:rPr>
          <w:rFonts w:ascii="Arial" w:eastAsia="Arial" w:hAnsi="Arial" w:cs="Arial"/>
          <w:sz w:val="21"/>
          <w:szCs w:val="21"/>
        </w:rPr>
        <w:t>3</w:t>
      </w:r>
    </w:p>
    <w:p w14:paraId="318EF303" w14:textId="77777777" w:rsidR="00987E15" w:rsidRDefault="00987E15">
      <w:pPr>
        <w:sectPr w:rsidR="00987E15">
          <w:type w:val="continuous"/>
          <w:pgSz w:w="12240" w:h="15840"/>
          <w:pgMar w:top="1147" w:right="1440" w:bottom="1440" w:left="1440" w:header="0" w:footer="0" w:gutter="0"/>
          <w:cols w:space="720" w:equalWidth="0">
            <w:col w:w="9360"/>
          </w:cols>
        </w:sectPr>
      </w:pPr>
    </w:p>
    <w:p w14:paraId="540D980D" w14:textId="77777777" w:rsidR="00987E15" w:rsidRDefault="0068775A">
      <w:pPr>
        <w:jc w:val="center"/>
        <w:rPr>
          <w:sz w:val="20"/>
          <w:szCs w:val="20"/>
        </w:rPr>
      </w:pPr>
      <w:bookmarkStart w:id="83" w:name="page4"/>
      <w:bookmarkEnd w:id="83"/>
      <w:r>
        <w:rPr>
          <w:rFonts w:ascii="Arial" w:eastAsia="Arial" w:hAnsi="Arial" w:cs="Arial"/>
        </w:rPr>
        <w:t>Work in progress &amp; draft: Comments and Corrections Welcome!</w:t>
      </w:r>
    </w:p>
    <w:p w14:paraId="288EFC06"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14:anchorId="6809C362" wp14:editId="599962D6">
                <wp:simplePos x="0" y="0"/>
                <wp:positionH relativeFrom="column">
                  <wp:posOffset>251460</wp:posOffset>
                </wp:positionH>
                <wp:positionV relativeFrom="paragraph">
                  <wp:posOffset>23495</wp:posOffset>
                </wp:positionV>
                <wp:extent cx="544004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93AA9C" id="Shape 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" o:allowincell="f" filled="t" strokeweight=".14039mm">
                <v:stroke joinstyle="miter"/>
                <o:lock v:ext="edit" shapetype="f"/>
              </v:line>
            </w:pict>
          </mc:Fallback>
        </mc:AlternateContent>
      </w:r>
    </w:p>
    <w:p w14:paraId="106728BB" w14:textId="77777777" w:rsidR="00987E15" w:rsidRDefault="00987E15">
      <w:pPr>
        <w:spacing w:line="200" w:lineRule="exact"/>
        <w:rPr>
          <w:sz w:val="20"/>
          <w:szCs w:val="20"/>
        </w:rPr>
      </w:pPr>
    </w:p>
    <w:p w14:paraId="60924A66" w14:textId="77777777" w:rsidR="00987E15" w:rsidRDefault="00987E15">
      <w:pPr>
        <w:spacing w:line="326" w:lineRule="exact"/>
        <w:rPr>
          <w:sz w:val="20"/>
          <w:szCs w:val="20"/>
        </w:rPr>
      </w:pPr>
    </w:p>
    <w:p w14:paraId="673D1B4C" w14:textId="77777777" w:rsidR="00987E15" w:rsidRDefault="0068775A">
      <w:pPr>
        <w:spacing w:line="260" w:lineRule="auto"/>
        <w:ind w:left="1420" w:right="400" w:hanging="234"/>
        <w:rPr>
          <w:sz w:val="20"/>
          <w:szCs w:val="20"/>
        </w:rPr>
      </w:pPr>
      <w:r>
        <w:rPr>
          <w:rFonts w:ascii="Arial" w:eastAsia="Arial" w:hAnsi="Arial" w:cs="Arial"/>
        </w:rPr>
        <w:t>– micro, with the internal biochemical mechanism involved in reacting to the virus, as in Silvagno et al. (2020), from where we derive the critical importance assigned to an individual attribute of intrinsic susceptibility related to the age and previ-ous morbidity episodes; the model indeed incorporates the medical insights and consistent perspectives of one of its co-authors, former full professor of clinical biochemistry, signing also the quoted article;</w:t>
      </w:r>
    </w:p>
    <w:p w14:paraId="2E4D1032" w14:textId="77777777" w:rsidR="00987E15" w:rsidRDefault="00987E15">
      <w:pPr>
        <w:spacing w:line="81" w:lineRule="exact"/>
        <w:rPr>
          <w:sz w:val="20"/>
          <w:szCs w:val="20"/>
        </w:rPr>
      </w:pPr>
    </w:p>
    <w:p w14:paraId="5D7322FB" w14:textId="77777777" w:rsidR="00987E15" w:rsidRDefault="0068775A">
      <w:pPr>
        <w:spacing w:line="276" w:lineRule="auto"/>
        <w:ind w:left="1420" w:right="400" w:hanging="234"/>
        <w:rPr>
          <w:sz w:val="20"/>
          <w:szCs w:val="20"/>
        </w:rPr>
      </w:pPr>
      <w:r>
        <w:rPr>
          <w:rFonts w:ascii="Arial" w:eastAsia="Arial" w:hAnsi="Arial" w:cs="Arial"/>
        </w:rPr>
        <w:t>– meso, with the open and closed contexts where the agents behave, as reported above;</w:t>
      </w:r>
    </w:p>
    <w:p w14:paraId="2511E8B4" w14:textId="77777777" w:rsidR="00987E15" w:rsidRDefault="00987E15">
      <w:pPr>
        <w:spacing w:line="59" w:lineRule="exact"/>
        <w:rPr>
          <w:sz w:val="20"/>
          <w:szCs w:val="20"/>
        </w:rPr>
      </w:pPr>
    </w:p>
    <w:p w14:paraId="3B18FBFC" w14:textId="77777777" w:rsidR="00987E15" w:rsidRDefault="0068775A">
      <w:pPr>
        <w:ind w:left="1180"/>
        <w:rPr>
          <w:sz w:val="20"/>
          <w:szCs w:val="20"/>
        </w:rPr>
      </w:pPr>
      <w:r>
        <w:rPr>
          <w:rFonts w:ascii="Arial" w:eastAsia="Arial" w:hAnsi="Arial" w:cs="Arial"/>
        </w:rPr>
        <w:t>– macro, with the emergent eﬀects of the actions of the agents;</w:t>
      </w:r>
    </w:p>
    <w:p w14:paraId="4887CE09" w14:textId="77777777" w:rsidR="00987E15" w:rsidRDefault="00987E15">
      <w:pPr>
        <w:spacing w:line="241" w:lineRule="exact"/>
        <w:rPr>
          <w:sz w:val="20"/>
          <w:szCs w:val="20"/>
        </w:rPr>
      </w:pPr>
    </w:p>
    <w:p w14:paraId="1CF800CB" w14:textId="77777777" w:rsidR="00987E15" w:rsidRDefault="0068775A">
      <w:pPr>
        <w:numPr>
          <w:ilvl w:val="0"/>
          <w:numId w:val="7"/>
        </w:numPr>
        <w:tabs>
          <w:tab w:val="left" w:pos="940"/>
        </w:tabs>
        <w:spacing w:line="263" w:lineRule="auto"/>
        <w:ind w:left="940" w:right="400" w:hanging="216"/>
        <w:jc w:val="both"/>
        <w:rPr>
          <w:rFonts w:ascii="Arial" w:eastAsia="Arial" w:hAnsi="Arial" w:cs="Arial"/>
        </w:rPr>
      </w:pPr>
      <w:r>
        <w:rPr>
          <w:rFonts w:ascii="Arial" w:eastAsia="Arial" w:hAnsi="Arial" w:cs="Arial"/>
        </w:rPr>
        <w:t>granularity: at any level, the interactions are partially random and therefore the final results will always reflect the sum of the randomness at the diﬀerent levels; changing the constraints at diﬀerent levels and running multiple simulations should allow the identification of the most critical points, where to focus the intervention.</w:t>
      </w:r>
    </w:p>
    <w:p w14:paraId="71433732" w14:textId="77777777" w:rsidR="00987E15" w:rsidRDefault="00987E15">
      <w:pPr>
        <w:spacing w:line="184" w:lineRule="exact"/>
        <w:rPr>
          <w:sz w:val="20"/>
          <w:szCs w:val="20"/>
        </w:rPr>
      </w:pPr>
    </w:p>
    <w:p w14:paraId="3AA975FF" w14:textId="77777777" w:rsidR="00987E15" w:rsidRDefault="0068775A">
      <w:pPr>
        <w:spacing w:line="269" w:lineRule="auto"/>
        <w:ind w:left="400" w:right="400" w:firstLine="339"/>
        <w:jc w:val="both"/>
        <w:rPr>
          <w:sz w:val="20"/>
          <w:szCs w:val="20"/>
        </w:rPr>
      </w:pPr>
      <w:r>
        <w:rPr>
          <w:rFonts w:ascii="Arial" w:eastAsia="Arial" w:hAnsi="Arial" w:cs="Arial"/>
          <w:sz w:val="21"/>
          <w:szCs w:val="21"/>
        </w:rPr>
        <w:t>Summing up, S.I.s.a.R. (Terna et al., 2020) is an agent-based model designed to re-produce the diﬀusion of the COVID-19 using agent-based modeling in NetLogo (Wilensky,</w:t>
      </w:r>
    </w:p>
    <w:p w14:paraId="122082CB" w14:textId="77777777" w:rsidR="00987E15" w:rsidRDefault="00987E15">
      <w:pPr>
        <w:spacing w:line="1" w:lineRule="exact"/>
        <w:rPr>
          <w:sz w:val="20"/>
          <w:szCs w:val="20"/>
        </w:rPr>
      </w:pPr>
    </w:p>
    <w:p w14:paraId="04466058" w14:textId="77777777" w:rsidR="00987E15" w:rsidRDefault="0068775A">
      <w:pPr>
        <w:spacing w:line="269" w:lineRule="auto"/>
        <w:ind w:left="400" w:right="400"/>
        <w:jc w:val="both"/>
        <w:rPr>
          <w:sz w:val="20"/>
          <w:szCs w:val="20"/>
        </w:rPr>
      </w:pPr>
      <w:r>
        <w:rPr>
          <w:rFonts w:ascii="Arial" w:eastAsia="Arial" w:hAnsi="Arial" w:cs="Arial"/>
          <w:sz w:val="21"/>
          <w:szCs w:val="21"/>
        </w:rPr>
        <w:t>1999). We have Susceptible, Infected, symptomatic, asymptomatic, and Recovered people: hence the name S.I.s.a.R.. The scheme comes from S.I.R. models, herewith (i) infected agents categorized as symptomatic and asymptomatic and (ii) the places of contagions specified in a detailed way, thanks to agent-based modeling capabilities. The model in-cludes Piedmont’s structural data, an Italian region, but we can quite easily calibrate it for other areas. It can reproduce the events following a realistic calendar (e.g., national or local government decisions, as in Appendix ??), via its script interpreter.</w:t>
      </w:r>
      <w:r>
        <w:rPr>
          <w:rFonts w:ascii="Arial" w:eastAsia="Arial" w:hAnsi="Arial" w:cs="Arial"/>
          <w:sz w:val="14"/>
          <w:szCs w:val="14"/>
        </w:rPr>
        <w:t>2</w:t>
      </w:r>
    </w:p>
    <w:p w14:paraId="1AEAC518" w14:textId="77777777" w:rsidR="00987E15" w:rsidRDefault="00987E15">
      <w:pPr>
        <w:spacing w:line="2" w:lineRule="exact"/>
        <w:rPr>
          <w:sz w:val="20"/>
          <w:szCs w:val="20"/>
        </w:rPr>
      </w:pPr>
    </w:p>
    <w:p w14:paraId="3B97FB3E" w14:textId="77777777" w:rsidR="00987E15" w:rsidRDefault="0068775A">
      <w:pPr>
        <w:spacing w:line="257" w:lineRule="auto"/>
        <w:ind w:left="400" w:right="400" w:firstLine="339"/>
        <w:jc w:val="both"/>
        <w:rPr>
          <w:sz w:val="20"/>
          <w:szCs w:val="20"/>
        </w:rPr>
      </w:pPr>
      <w:r>
        <w:rPr>
          <w:rFonts w:ascii="Arial" w:eastAsia="Arial" w:hAnsi="Arial" w:cs="Arial"/>
        </w:rPr>
        <w:t>We place two initial infected individuals in a population of 4350 individuals, in scale 1:1000 with Piedmont.</w:t>
      </w:r>
      <w:r>
        <w:rPr>
          <w:rFonts w:ascii="Arial" w:eastAsia="Arial" w:hAnsi="Arial" w:cs="Arial"/>
          <w:sz w:val="15"/>
          <w:szCs w:val="15"/>
        </w:rPr>
        <w:t>3</w:t>
      </w:r>
      <w:r>
        <w:rPr>
          <w:rFonts w:ascii="Arial" w:eastAsia="Arial" w:hAnsi="Arial" w:cs="Arial"/>
        </w:rPr>
        <w:t xml:space="preserve"> The size of the initial infected group is out of scale: it is the smallest number, ensuring the epidemic’s activation in a substantial number of cases. Initial infected people bypass the incubation period. For implausibility reasons, we never choose initial infected people among persons in nursing homes or hospitals. The presence of agents in close space—such as classrooms, factories, homes, hospitals, nursing homes—is made with realistic numbers, not to be read in scale: e.g., a classroom contains 25 students, a home two persons, etc.</w:t>
      </w:r>
    </w:p>
    <w:p w14:paraId="508E44FA" w14:textId="77777777" w:rsidR="00987E15" w:rsidRDefault="00987E15">
      <w:pPr>
        <w:spacing w:line="1" w:lineRule="exact"/>
        <w:rPr>
          <w:sz w:val="20"/>
          <w:szCs w:val="20"/>
        </w:rPr>
      </w:pPr>
    </w:p>
    <w:p w14:paraId="7CF90149" w14:textId="77777777" w:rsidR="00987E15" w:rsidRDefault="0068775A">
      <w:pPr>
        <w:ind w:left="740"/>
        <w:rPr>
          <w:sz w:val="20"/>
          <w:szCs w:val="20"/>
        </w:rPr>
      </w:pPr>
      <w:r>
        <w:rPr>
          <w:rFonts w:ascii="Arial" w:eastAsia="Arial" w:hAnsi="Arial" w:cs="Arial"/>
        </w:rPr>
        <w:t>We can set:</w:t>
      </w:r>
    </w:p>
    <w:p w14:paraId="77B33EE2" w14:textId="77777777" w:rsidR="00987E15" w:rsidRDefault="00987E15">
      <w:pPr>
        <w:spacing w:line="172" w:lineRule="exact"/>
        <w:rPr>
          <w:sz w:val="20"/>
          <w:szCs w:val="20"/>
        </w:rPr>
      </w:pPr>
    </w:p>
    <w:p w14:paraId="32805D90" w14:textId="77777777" w:rsidR="00987E15" w:rsidRDefault="0068775A">
      <w:pPr>
        <w:numPr>
          <w:ilvl w:val="0"/>
          <w:numId w:val="8"/>
        </w:numPr>
        <w:tabs>
          <w:tab w:val="left" w:pos="940"/>
        </w:tabs>
        <w:ind w:left="940" w:hanging="216"/>
        <w:rPr>
          <w:rFonts w:ascii="Arial" w:eastAsia="Arial" w:hAnsi="Arial" w:cs="Arial"/>
        </w:rPr>
      </w:pPr>
      <w:r>
        <w:rPr>
          <w:rFonts w:ascii="Arial" w:eastAsia="Arial" w:hAnsi="Arial" w:cs="Arial"/>
        </w:rPr>
        <w:t>min and max duration of the individual infection;</w:t>
      </w:r>
    </w:p>
    <w:p w14:paraId="019221BA" w14:textId="77777777" w:rsidR="00987E15" w:rsidRDefault="00987E15">
      <w:pPr>
        <w:spacing w:line="167" w:lineRule="exact"/>
        <w:rPr>
          <w:rFonts w:ascii="Arial" w:eastAsia="Arial" w:hAnsi="Arial" w:cs="Arial"/>
        </w:rPr>
      </w:pPr>
    </w:p>
    <w:p w14:paraId="5E2489D3" w14:textId="77777777" w:rsidR="00987E15" w:rsidRDefault="0068775A">
      <w:pPr>
        <w:numPr>
          <w:ilvl w:val="0"/>
          <w:numId w:val="8"/>
        </w:numPr>
        <w:tabs>
          <w:tab w:val="left" w:pos="940"/>
        </w:tabs>
        <w:ind w:left="940" w:hanging="216"/>
        <w:rPr>
          <w:rFonts w:ascii="Arial" w:eastAsia="Arial" w:hAnsi="Arial" w:cs="Arial"/>
        </w:rPr>
      </w:pPr>
      <w:r>
        <w:rPr>
          <w:rFonts w:ascii="Arial" w:eastAsia="Arial" w:hAnsi="Arial" w:cs="Arial"/>
        </w:rPr>
        <w:t>the length of the incubation interval;</w:t>
      </w:r>
    </w:p>
    <w:p w14:paraId="3AC858C4"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4448" behindDoc="1" locked="0" layoutInCell="0" allowOverlap="1" wp14:anchorId="6C719C95" wp14:editId="5D90EF19">
                <wp:simplePos x="0" y="0"/>
                <wp:positionH relativeFrom="column">
                  <wp:posOffset>251460</wp:posOffset>
                </wp:positionH>
                <wp:positionV relativeFrom="paragraph">
                  <wp:posOffset>81280</wp:posOffset>
                </wp:positionV>
                <wp:extent cx="217614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04AF41" id="Shape 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9.8pt,6.4pt" to="191.1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" o:allowincell="f" filled="t" strokeweight=".14039mm">
                <v:stroke joinstyle="miter"/>
                <o:lock v:ext="edit" shapetype="f"/>
              </v:line>
            </w:pict>
          </mc:Fallback>
        </mc:AlternateContent>
      </w:r>
    </w:p>
    <w:p w14:paraId="330238D6" w14:textId="77777777" w:rsidR="00987E15" w:rsidRDefault="00987E15">
      <w:pPr>
        <w:spacing w:line="130" w:lineRule="exact"/>
        <w:rPr>
          <w:sz w:val="20"/>
          <w:szCs w:val="20"/>
        </w:rPr>
      </w:pPr>
    </w:p>
    <w:p w14:paraId="774B3737" w14:textId="77777777" w:rsidR="00987E15" w:rsidRDefault="0068775A">
      <w:pPr>
        <w:spacing w:line="244" w:lineRule="auto"/>
        <w:ind w:left="400" w:right="400" w:firstLine="249"/>
        <w:jc w:val="both"/>
        <w:rPr>
          <w:rFonts w:ascii="Arial" w:eastAsia="Arial" w:hAnsi="Arial" w:cs="Arial"/>
          <w:sz w:val="18"/>
          <w:szCs w:val="18"/>
        </w:rPr>
      </w:pPr>
      <w:r>
        <w:rPr>
          <w:rFonts w:ascii="Arial" w:eastAsia="Arial" w:hAnsi="Arial" w:cs="Arial"/>
          <w:sz w:val="23"/>
          <w:szCs w:val="23"/>
          <w:vertAlign w:val="superscript"/>
        </w:rPr>
        <w:t>2</w:t>
      </w:r>
      <w:r>
        <w:rPr>
          <w:rFonts w:ascii="Arial" w:eastAsia="Arial" w:hAnsi="Arial" w:cs="Arial"/>
          <w:sz w:val="18"/>
          <w:szCs w:val="18"/>
        </w:rPr>
        <w:t xml:space="preserve">The model is online at </w:t>
      </w:r>
      <w:hyperlink r:id="rId11">
        <w:r>
          <w:rPr>
            <w:rFonts w:ascii="Arial" w:eastAsia="Arial" w:hAnsi="Arial" w:cs="Arial"/>
            <w:sz w:val="18"/>
            <w:szCs w:val="18"/>
          </w:rPr>
          <w:t>https://terna.to.it/simul/SIsaR.html</w:t>
        </w:r>
      </w:hyperlink>
      <w:r>
        <w:rPr>
          <w:rFonts w:ascii="Arial" w:eastAsia="Arial" w:hAnsi="Arial" w:cs="Arial"/>
          <w:sz w:val="18"/>
          <w:szCs w:val="18"/>
        </w:rPr>
        <w:t xml:space="preserve">, from where it is also possible to run the code without installation. Corresponding author: Pietro Terna: </w:t>
      </w:r>
      <w:hyperlink r:id="rId12">
        <w:r>
          <w:rPr>
            <w:rFonts w:ascii="Arial" w:eastAsia="Arial" w:hAnsi="Arial" w:cs="Arial"/>
            <w:sz w:val="18"/>
            <w:szCs w:val="18"/>
          </w:rPr>
          <w:t>mailto:pietro.terna@unito.it</w:t>
        </w:r>
      </w:hyperlink>
      <w:r>
        <w:rPr>
          <w:rFonts w:ascii="Arial" w:eastAsia="Arial" w:hAnsi="Arial" w:cs="Arial"/>
          <w:sz w:val="18"/>
          <w:szCs w:val="18"/>
        </w:rPr>
        <w:t>. Looking at the info sheet of the model, you have more than 20 pages of Supporting Information about both the structure and the calibration of the model.</w:t>
      </w:r>
    </w:p>
    <w:p w14:paraId="1B923224" w14:textId="77777777" w:rsidR="00987E15" w:rsidRDefault="0068775A">
      <w:pPr>
        <w:spacing w:line="226" w:lineRule="auto"/>
        <w:ind w:left="640"/>
        <w:rPr>
          <w:sz w:val="20"/>
          <w:szCs w:val="20"/>
        </w:rPr>
      </w:pPr>
      <w:r>
        <w:rPr>
          <w:rFonts w:ascii="Arial" w:eastAsia="Arial" w:hAnsi="Arial" w:cs="Arial"/>
          <w:sz w:val="23"/>
          <w:szCs w:val="23"/>
          <w:vertAlign w:val="superscript"/>
        </w:rPr>
        <w:t>3</w:t>
      </w:r>
      <w:r>
        <w:rPr>
          <w:rFonts w:ascii="Arial" w:eastAsia="Arial" w:hAnsi="Arial" w:cs="Arial"/>
          <w:sz w:val="18"/>
          <w:szCs w:val="18"/>
        </w:rPr>
        <w:t>They appear as black segments in the sequences of Appendix A.</w:t>
      </w:r>
    </w:p>
    <w:p w14:paraId="529A5DFA" w14:textId="77777777" w:rsidR="00987E15" w:rsidRDefault="00987E15">
      <w:pPr>
        <w:sectPr w:rsidR="00987E15">
          <w:pgSz w:w="12240" w:h="15840"/>
          <w:pgMar w:top="1147" w:right="1440" w:bottom="1440" w:left="1440" w:header="0" w:footer="0" w:gutter="0"/>
          <w:cols w:space="720" w:equalWidth="0">
            <w:col w:w="9360"/>
          </w:cols>
        </w:sectPr>
      </w:pPr>
    </w:p>
    <w:p w14:paraId="071423EE" w14:textId="77777777" w:rsidR="00987E15" w:rsidRDefault="00987E15">
      <w:pPr>
        <w:spacing w:line="307" w:lineRule="exact"/>
        <w:rPr>
          <w:sz w:val="20"/>
          <w:szCs w:val="20"/>
        </w:rPr>
      </w:pPr>
    </w:p>
    <w:p w14:paraId="2AB3085A" w14:textId="77777777" w:rsidR="00987E15" w:rsidRDefault="0068775A">
      <w:pPr>
        <w:jc w:val="center"/>
        <w:rPr>
          <w:sz w:val="20"/>
          <w:szCs w:val="20"/>
        </w:rPr>
      </w:pPr>
      <w:r>
        <w:rPr>
          <w:rFonts w:ascii="Arial" w:eastAsia="Arial" w:hAnsi="Arial" w:cs="Arial"/>
          <w:sz w:val="21"/>
          <w:szCs w:val="21"/>
        </w:rPr>
        <w:t>4</w:t>
      </w:r>
    </w:p>
    <w:p w14:paraId="31542296" w14:textId="77777777" w:rsidR="00987E15" w:rsidRDefault="00987E15">
      <w:pPr>
        <w:sectPr w:rsidR="00987E15">
          <w:type w:val="continuous"/>
          <w:pgSz w:w="12240" w:h="15840"/>
          <w:pgMar w:top="1147" w:right="1440" w:bottom="1440" w:left="1440" w:header="0" w:footer="0" w:gutter="0"/>
          <w:cols w:space="720" w:equalWidth="0">
            <w:col w:w="9360"/>
          </w:cols>
        </w:sectPr>
      </w:pPr>
    </w:p>
    <w:p w14:paraId="03BFAFAF" w14:textId="77777777" w:rsidR="00987E15" w:rsidRDefault="0068775A">
      <w:pPr>
        <w:jc w:val="center"/>
        <w:rPr>
          <w:sz w:val="20"/>
          <w:szCs w:val="20"/>
        </w:rPr>
      </w:pPr>
      <w:bookmarkStart w:id="84" w:name="page5"/>
      <w:bookmarkEnd w:id="84"/>
      <w:r>
        <w:rPr>
          <w:rFonts w:ascii="Arial" w:eastAsia="Arial" w:hAnsi="Arial" w:cs="Arial"/>
        </w:rPr>
        <w:t>Work in progress &amp; draft: Comments and Corrections Welcome!</w:t>
      </w:r>
    </w:p>
    <w:p w14:paraId="6BC38238"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14:anchorId="1C316C60" wp14:editId="2F174DA2">
                <wp:simplePos x="0" y="0"/>
                <wp:positionH relativeFrom="column">
                  <wp:posOffset>251460</wp:posOffset>
                </wp:positionH>
                <wp:positionV relativeFrom="paragraph">
                  <wp:posOffset>23495</wp:posOffset>
                </wp:positionV>
                <wp:extent cx="54400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870F46" id="Shape 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CRqUOJuAEAAH8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4667A0A5" w14:textId="77777777" w:rsidR="00987E15" w:rsidRDefault="00987E15">
      <w:pPr>
        <w:spacing w:line="200" w:lineRule="exact"/>
        <w:rPr>
          <w:sz w:val="20"/>
          <w:szCs w:val="20"/>
        </w:rPr>
      </w:pPr>
    </w:p>
    <w:p w14:paraId="108AAEFD" w14:textId="77777777" w:rsidR="00987E15" w:rsidRDefault="00987E15">
      <w:pPr>
        <w:spacing w:line="326" w:lineRule="exact"/>
        <w:rPr>
          <w:sz w:val="20"/>
          <w:szCs w:val="20"/>
        </w:rPr>
      </w:pPr>
    </w:p>
    <w:p w14:paraId="3367D99B" w14:textId="77777777" w:rsidR="00987E15" w:rsidRDefault="0068775A">
      <w:pPr>
        <w:numPr>
          <w:ilvl w:val="0"/>
          <w:numId w:val="9"/>
        </w:numPr>
        <w:tabs>
          <w:tab w:val="left" w:pos="940"/>
        </w:tabs>
        <w:spacing w:line="276" w:lineRule="auto"/>
        <w:ind w:left="940" w:right="400" w:hanging="216"/>
        <w:rPr>
          <w:rFonts w:ascii="Arial" w:eastAsia="Arial" w:hAnsi="Arial" w:cs="Arial"/>
        </w:rPr>
      </w:pPr>
      <w:r>
        <w:rPr>
          <w:rFonts w:ascii="Arial" w:eastAsia="Arial" w:hAnsi="Arial" w:cs="Arial"/>
        </w:rPr>
        <w:t>the critical distance, as the radius of a circle aﬀecting people which are in it, with a given probability;</w:t>
      </w:r>
    </w:p>
    <w:p w14:paraId="3213E3E7" w14:textId="77777777" w:rsidR="00987E15" w:rsidRDefault="00987E15">
      <w:pPr>
        <w:spacing w:line="101" w:lineRule="exact"/>
        <w:rPr>
          <w:rFonts w:ascii="Arial" w:eastAsia="Arial" w:hAnsi="Arial" w:cs="Arial"/>
        </w:rPr>
      </w:pPr>
    </w:p>
    <w:p w14:paraId="401AF188" w14:textId="77777777" w:rsidR="00987E15" w:rsidRDefault="0068775A">
      <w:pPr>
        <w:numPr>
          <w:ilvl w:val="0"/>
          <w:numId w:val="9"/>
        </w:numPr>
        <w:tabs>
          <w:tab w:val="left" w:pos="940"/>
        </w:tabs>
        <w:spacing w:line="266" w:lineRule="auto"/>
        <w:ind w:left="940" w:right="400" w:hanging="216"/>
        <w:jc w:val="both"/>
        <w:rPr>
          <w:rFonts w:ascii="Arial" w:eastAsia="Arial" w:hAnsi="Arial" w:cs="Arial"/>
        </w:rPr>
      </w:pPr>
      <w:r>
        <w:rPr>
          <w:rFonts w:ascii="Arial" w:eastAsia="Arial" w:hAnsi="Arial" w:cs="Arial"/>
        </w:rPr>
        <w:t>the correction of that probability, due to the personal characteristics of both active and the passive agents; passive agents, as receivers, can be robust, regular, fragile, and extra fragile.</w:t>
      </w:r>
    </w:p>
    <w:p w14:paraId="64B0B55D" w14:textId="77777777" w:rsidR="00987E15" w:rsidRDefault="00987E15">
      <w:pPr>
        <w:spacing w:line="87" w:lineRule="exact"/>
        <w:rPr>
          <w:sz w:val="20"/>
          <w:szCs w:val="20"/>
        </w:rPr>
      </w:pPr>
    </w:p>
    <w:p w14:paraId="6A2A8B25" w14:textId="77777777" w:rsidR="00987E15" w:rsidRDefault="0068775A">
      <w:pPr>
        <w:spacing w:line="257" w:lineRule="auto"/>
        <w:ind w:left="400" w:right="400" w:firstLine="339"/>
        <w:jc w:val="both"/>
        <w:rPr>
          <w:sz w:val="20"/>
          <w:szCs w:val="20"/>
        </w:rPr>
      </w:pPr>
      <w:r>
        <w:rPr>
          <w:rFonts w:ascii="Arial" w:eastAsia="Arial" w:hAnsi="Arial" w:cs="Arial"/>
        </w:rPr>
        <w:t>We have two main types of contagion: (a) within a radius, for people moving around, also if only temporary present in a house/factory/nursing home/hospital (in schools we only have students and teachers); (b) in a given space (room or apartment) for people resident in their home or in a hospital or in a nursing home or being in school or in a working environment.</w:t>
      </w:r>
    </w:p>
    <w:p w14:paraId="7D290CE3" w14:textId="77777777" w:rsidR="00987E15" w:rsidRDefault="0068775A">
      <w:pPr>
        <w:spacing w:line="257" w:lineRule="auto"/>
        <w:ind w:left="400" w:right="400" w:firstLine="339"/>
        <w:jc w:val="both"/>
        <w:rPr>
          <w:sz w:val="20"/>
          <w:szCs w:val="20"/>
        </w:rPr>
      </w:pPr>
      <w:r>
        <w:rPr>
          <w:rFonts w:ascii="Arial" w:eastAsia="Arial" w:hAnsi="Arial" w:cs="Arial"/>
        </w:rPr>
        <w:t>People in hospitals and nursing homes can be infected in two ways: (a) and (b). Instead, while people are at school, they can only receive the disease from people in the same class-room, where only teachers and students are present, so this is a third infection mechanism (c).</w:t>
      </w:r>
    </w:p>
    <w:p w14:paraId="2AE069BC" w14:textId="77777777" w:rsidR="00987E15" w:rsidRDefault="0068775A">
      <w:pPr>
        <w:spacing w:line="269" w:lineRule="auto"/>
        <w:ind w:left="400" w:right="400" w:firstLine="339"/>
        <w:jc w:val="both"/>
        <w:rPr>
          <w:sz w:val="20"/>
          <w:szCs w:val="20"/>
        </w:rPr>
      </w:pPr>
      <w:r>
        <w:rPr>
          <w:rFonts w:ascii="Arial" w:eastAsia="Arial" w:hAnsi="Arial" w:cs="Arial"/>
          <w:sz w:val="21"/>
          <w:szCs w:val="21"/>
        </w:rPr>
        <w:t>One should remark that workplaces are open to all persons, as clients, vendors, suppliers, external workers can go there. In contrast, schools are mainly reserved for students and school operators and are less aﬀected by contact with other types of agents.</w:t>
      </w:r>
    </w:p>
    <w:p w14:paraId="7E452224" w14:textId="77777777" w:rsidR="00987E15" w:rsidRDefault="00987E15">
      <w:pPr>
        <w:spacing w:line="1" w:lineRule="exact"/>
        <w:rPr>
          <w:sz w:val="20"/>
          <w:szCs w:val="20"/>
        </w:rPr>
      </w:pPr>
    </w:p>
    <w:p w14:paraId="3D3BBEE8" w14:textId="77777777" w:rsidR="00987E15" w:rsidRDefault="0068775A">
      <w:pPr>
        <w:spacing w:line="260" w:lineRule="auto"/>
        <w:ind w:left="400" w:right="400" w:firstLine="339"/>
        <w:jc w:val="both"/>
        <w:rPr>
          <w:sz w:val="20"/>
          <w:szCs w:val="20"/>
        </w:rPr>
      </w:pPr>
      <w:r>
        <w:rPr>
          <w:rFonts w:ascii="Arial" w:eastAsia="Arial" w:hAnsi="Arial" w:cs="Arial"/>
        </w:rPr>
        <w:t>All agents have their home, inside a city, or a town. The agents also have a regular place (RP) where they act and interact, moving around. These positions can be interpreted as free time elective places. When we activate the school, students and teachers have both RPs and the schools; healthcare operators have both RPs and hospitals or nursing homes; finally, workers have both RPs and working places. In each day (or tick of the model), we simulated realistic sequences of actions.</w:t>
      </w:r>
    </w:p>
    <w:p w14:paraId="38179FA0" w14:textId="77777777" w:rsidR="00987E15" w:rsidRDefault="00987E15">
      <w:pPr>
        <w:spacing w:line="329" w:lineRule="exact"/>
        <w:rPr>
          <w:sz w:val="20"/>
          <w:szCs w:val="20"/>
        </w:rPr>
      </w:pPr>
    </w:p>
    <w:p w14:paraId="7D5392B1" w14:textId="77777777" w:rsidR="00987E15" w:rsidRDefault="0068775A">
      <w:pPr>
        <w:numPr>
          <w:ilvl w:val="0"/>
          <w:numId w:val="10"/>
        </w:numPr>
        <w:tabs>
          <w:tab w:val="left" w:pos="860"/>
        </w:tabs>
        <w:spacing w:line="271" w:lineRule="auto"/>
        <w:ind w:left="860" w:right="400" w:hanging="464"/>
        <w:rPr>
          <w:rFonts w:ascii="Arial" w:eastAsia="Arial" w:hAnsi="Arial" w:cs="Arial"/>
          <w:sz w:val="29"/>
          <w:szCs w:val="29"/>
        </w:rPr>
      </w:pPr>
      <w:r>
        <w:rPr>
          <w:rFonts w:ascii="Arial" w:eastAsia="Arial" w:hAnsi="Arial" w:cs="Arial"/>
          <w:sz w:val="29"/>
          <w:szCs w:val="29"/>
        </w:rPr>
        <w:t>The visualization of the sequences of contagions in simu-lated epidemics</w:t>
      </w:r>
    </w:p>
    <w:p w14:paraId="0A2F7AC7" w14:textId="77777777" w:rsidR="00987E15" w:rsidRDefault="00987E15">
      <w:pPr>
        <w:spacing w:line="142" w:lineRule="exact"/>
        <w:rPr>
          <w:sz w:val="20"/>
          <w:szCs w:val="20"/>
        </w:rPr>
      </w:pPr>
    </w:p>
    <w:p w14:paraId="5A85DC1D" w14:textId="77777777" w:rsidR="00987E15" w:rsidRDefault="0068775A">
      <w:pPr>
        <w:tabs>
          <w:tab w:val="left" w:pos="980"/>
        </w:tabs>
        <w:ind w:left="400"/>
        <w:rPr>
          <w:sz w:val="20"/>
          <w:szCs w:val="20"/>
        </w:rPr>
      </w:pPr>
      <w:r>
        <w:rPr>
          <w:rFonts w:ascii="Arial" w:eastAsia="Arial" w:hAnsi="Arial" w:cs="Arial"/>
          <w:sz w:val="24"/>
          <w:szCs w:val="24"/>
        </w:rPr>
        <w:t>2.1</w:t>
      </w:r>
      <w:r>
        <w:rPr>
          <w:rFonts w:ascii="Arial" w:eastAsia="Arial" w:hAnsi="Arial" w:cs="Arial"/>
          <w:sz w:val="24"/>
          <w:szCs w:val="24"/>
        </w:rPr>
        <w:tab/>
        <w:t>Contagion sequences</w:t>
      </w:r>
    </w:p>
    <w:p w14:paraId="5C5A2ABC" w14:textId="77777777" w:rsidR="00987E15" w:rsidRDefault="00987E15">
      <w:pPr>
        <w:spacing w:line="151" w:lineRule="exact"/>
        <w:rPr>
          <w:sz w:val="20"/>
          <w:szCs w:val="20"/>
        </w:rPr>
      </w:pPr>
    </w:p>
    <w:p w14:paraId="0A266536" w14:textId="77777777" w:rsidR="00987E15" w:rsidRDefault="0068775A">
      <w:pPr>
        <w:spacing w:line="257" w:lineRule="auto"/>
        <w:ind w:left="400" w:right="400"/>
        <w:jc w:val="both"/>
        <w:rPr>
          <w:sz w:val="20"/>
          <w:szCs w:val="20"/>
        </w:rPr>
      </w:pPr>
      <w:r>
        <w:rPr>
          <w:rFonts w:ascii="Arial" w:eastAsia="Arial" w:hAnsi="Arial" w:cs="Arial"/>
        </w:rPr>
        <w:t>How to understand what is happening in our simulated epidemics at a micro-scale? The key idea is to analyze the sequences of contagions by representing each infecting agent as a horizontal segment with a vertical link to another agent, receiving the infection. We render it via another segment at an upper layer. With colors, line thickness, and styles, we represent multiple data. We have time on the x axis and the progressive ordinal number of the infected agents in the y axis.</w:t>
      </w:r>
    </w:p>
    <w:p w14:paraId="7E058634" w14:textId="77777777" w:rsidR="00987E15" w:rsidRDefault="00987E15">
      <w:pPr>
        <w:spacing w:line="1" w:lineRule="exact"/>
        <w:rPr>
          <w:sz w:val="20"/>
          <w:szCs w:val="20"/>
        </w:rPr>
      </w:pPr>
    </w:p>
    <w:p w14:paraId="34FA84EF" w14:textId="77777777" w:rsidR="00987E15" w:rsidRDefault="0068775A">
      <w:pPr>
        <w:spacing w:line="257" w:lineRule="auto"/>
        <w:ind w:left="400" w:right="400" w:firstLine="339"/>
        <w:jc w:val="both"/>
        <w:rPr>
          <w:rFonts w:ascii="Arial" w:eastAsia="Arial" w:hAnsi="Arial" w:cs="Arial"/>
        </w:rPr>
      </w:pPr>
      <w:r>
        <w:rPr>
          <w:rFonts w:ascii="Arial" w:eastAsia="Arial" w:hAnsi="Arial" w:cs="Arial"/>
        </w:rPr>
        <w:t xml:space="preserve">Read about the visualization technique in Appendix C. The sequence analyzer is at </w:t>
      </w:r>
      <w:hyperlink r:id="rId13">
        <w:r>
          <w:rPr>
            <w:rFonts w:ascii="Arial" w:eastAsia="Arial" w:hAnsi="Arial" w:cs="Arial"/>
          </w:rPr>
          <w:t>https://github.com/terna/contagionSequence</w:t>
        </w:r>
      </w:hyperlink>
      <w:r>
        <w:rPr>
          <w:rFonts w:ascii="Arial" w:eastAsia="Arial" w:hAnsi="Arial" w:cs="Arial"/>
        </w:rPr>
        <w:t xml:space="preserve">. From there, you can also run the program automatically, thanks to </w:t>
      </w:r>
      <w:hyperlink r:id="rId14">
        <w:r>
          <w:rPr>
            <w:rFonts w:ascii="Arial" w:eastAsia="Arial" w:hAnsi="Arial" w:cs="Arial"/>
          </w:rPr>
          <w:t>https://mybinder.org</w:t>
        </w:r>
      </w:hyperlink>
      <w:r>
        <w:rPr>
          <w:rFonts w:ascii="Arial" w:eastAsia="Arial" w:hAnsi="Arial" w:cs="Arial"/>
        </w:rPr>
        <w:t>.</w:t>
      </w:r>
    </w:p>
    <w:p w14:paraId="09CA8B09" w14:textId="77777777" w:rsidR="00987E15" w:rsidRDefault="0068775A">
      <w:pPr>
        <w:spacing w:line="276" w:lineRule="auto"/>
        <w:ind w:left="400" w:right="400" w:firstLine="339"/>
        <w:jc w:val="both"/>
        <w:rPr>
          <w:sz w:val="20"/>
          <w:szCs w:val="20"/>
        </w:rPr>
      </w:pPr>
      <w:r>
        <w:rPr>
          <w:rFonts w:ascii="Arial" w:eastAsia="Arial" w:hAnsi="Arial" w:cs="Arial"/>
        </w:rPr>
        <w:t>Looking at the diﬀerent sequences, one feels as The Sorcerer’s Apprentice of the Goethe 1797 poem. How to proceed?</w:t>
      </w:r>
    </w:p>
    <w:p w14:paraId="3A449350" w14:textId="77777777" w:rsidR="00987E15" w:rsidRDefault="00987E15">
      <w:pPr>
        <w:sectPr w:rsidR="00987E15">
          <w:pgSz w:w="12240" w:h="15840"/>
          <w:pgMar w:top="1147" w:right="1440" w:bottom="1440" w:left="1440" w:header="0" w:footer="0" w:gutter="0"/>
          <w:cols w:space="720" w:equalWidth="0">
            <w:col w:w="9360"/>
          </w:cols>
        </w:sectPr>
      </w:pPr>
    </w:p>
    <w:p w14:paraId="73D442FE" w14:textId="77777777" w:rsidR="00987E15" w:rsidRDefault="00987E15">
      <w:pPr>
        <w:spacing w:line="287" w:lineRule="exact"/>
        <w:rPr>
          <w:sz w:val="20"/>
          <w:szCs w:val="20"/>
        </w:rPr>
      </w:pPr>
    </w:p>
    <w:p w14:paraId="311B0FCC" w14:textId="77777777" w:rsidR="00987E15" w:rsidRDefault="0068775A">
      <w:pPr>
        <w:jc w:val="center"/>
        <w:rPr>
          <w:sz w:val="20"/>
          <w:szCs w:val="20"/>
        </w:rPr>
      </w:pPr>
      <w:r>
        <w:rPr>
          <w:rFonts w:ascii="Arial" w:eastAsia="Arial" w:hAnsi="Arial" w:cs="Arial"/>
          <w:sz w:val="21"/>
          <w:szCs w:val="21"/>
        </w:rPr>
        <w:t>5</w:t>
      </w:r>
    </w:p>
    <w:p w14:paraId="7639D2F5" w14:textId="77777777" w:rsidR="00987E15" w:rsidRDefault="00987E15">
      <w:pPr>
        <w:sectPr w:rsidR="00987E15">
          <w:type w:val="continuous"/>
          <w:pgSz w:w="12240" w:h="15840"/>
          <w:pgMar w:top="1147" w:right="1440" w:bottom="1440" w:left="1440" w:header="0" w:footer="0" w:gutter="0"/>
          <w:cols w:space="720" w:equalWidth="0">
            <w:col w:w="9360"/>
          </w:cols>
        </w:sectPr>
      </w:pPr>
    </w:p>
    <w:p w14:paraId="235EF6A5" w14:textId="77777777" w:rsidR="00987E15" w:rsidRDefault="0068775A">
      <w:pPr>
        <w:jc w:val="center"/>
        <w:rPr>
          <w:sz w:val="20"/>
          <w:szCs w:val="20"/>
        </w:rPr>
      </w:pPr>
      <w:bookmarkStart w:id="85" w:name="page6"/>
      <w:bookmarkEnd w:id="85"/>
      <w:r>
        <w:rPr>
          <w:rFonts w:ascii="Arial" w:eastAsia="Arial" w:hAnsi="Arial" w:cs="Arial"/>
        </w:rPr>
        <w:t>Work in progress &amp; draft: Comments and Corrections Welcome!</w:t>
      </w:r>
    </w:p>
    <w:p w14:paraId="0D28D250"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2C0A0084" wp14:editId="16C2986E">
                <wp:simplePos x="0" y="0"/>
                <wp:positionH relativeFrom="column">
                  <wp:posOffset>251460</wp:posOffset>
                </wp:positionH>
                <wp:positionV relativeFrom="paragraph">
                  <wp:posOffset>23495</wp:posOffset>
                </wp:positionV>
                <wp:extent cx="544004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1BAE03" id="Shape 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ftwEAAH8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" o:allowincell="f" filled="t" strokeweight=".14039mm">
                <v:stroke joinstyle="miter"/>
                <o:lock v:ext="edit" shapetype="f"/>
              </v:line>
            </w:pict>
          </mc:Fallback>
        </mc:AlternateContent>
      </w:r>
    </w:p>
    <w:p w14:paraId="72190DA4" w14:textId="77777777" w:rsidR="00987E15" w:rsidRDefault="00987E15">
      <w:pPr>
        <w:spacing w:line="200" w:lineRule="exact"/>
        <w:rPr>
          <w:sz w:val="20"/>
          <w:szCs w:val="20"/>
        </w:rPr>
      </w:pPr>
    </w:p>
    <w:p w14:paraId="462D50D4" w14:textId="77777777" w:rsidR="00987E15" w:rsidRDefault="00987E15">
      <w:pPr>
        <w:spacing w:line="310" w:lineRule="exact"/>
        <w:rPr>
          <w:sz w:val="20"/>
          <w:szCs w:val="20"/>
        </w:rPr>
      </w:pPr>
    </w:p>
    <w:p w14:paraId="53829F6B" w14:textId="77777777" w:rsidR="00987E15" w:rsidRDefault="0068775A">
      <w:pPr>
        <w:tabs>
          <w:tab w:val="left" w:pos="980"/>
        </w:tabs>
        <w:ind w:left="400"/>
        <w:rPr>
          <w:sz w:val="20"/>
          <w:szCs w:val="20"/>
        </w:rPr>
      </w:pPr>
      <w:r>
        <w:rPr>
          <w:rFonts w:ascii="Arial" w:eastAsia="Arial" w:hAnsi="Arial" w:cs="Arial"/>
          <w:sz w:val="24"/>
          <w:szCs w:val="24"/>
        </w:rPr>
        <w:t>2.2</w:t>
      </w:r>
      <w:r>
        <w:rPr>
          <w:rFonts w:ascii="Arial" w:eastAsia="Arial" w:hAnsi="Arial" w:cs="Arial"/>
          <w:sz w:val="24"/>
          <w:szCs w:val="24"/>
        </w:rPr>
        <w:tab/>
        <w:t>A few sequences suggesting a policy via counterfactual limitations</w:t>
      </w:r>
    </w:p>
    <w:p w14:paraId="552AB3DF" w14:textId="77777777" w:rsidR="00987E15" w:rsidRDefault="00987E15">
      <w:pPr>
        <w:spacing w:line="151" w:lineRule="exact"/>
        <w:rPr>
          <w:sz w:val="20"/>
          <w:szCs w:val="20"/>
        </w:rPr>
      </w:pPr>
    </w:p>
    <w:p w14:paraId="62435058" w14:textId="77777777" w:rsidR="00987E15" w:rsidRDefault="0068775A">
      <w:pPr>
        <w:spacing w:line="257" w:lineRule="auto"/>
        <w:ind w:left="400" w:right="400"/>
        <w:jc w:val="both"/>
        <w:rPr>
          <w:sz w:val="20"/>
          <w:szCs w:val="20"/>
        </w:rPr>
      </w:pPr>
      <w:r>
        <w:rPr>
          <w:rFonts w:ascii="Arial" w:eastAsia="Arial" w:hAnsi="Arial" w:cs="Arial"/>
        </w:rPr>
        <w:t>We report several sequences in Appendix A, considering them mainly as examples to com-ment, examining the eﬀects of nursing homes, workplaces, hospitals, homes, luckily close to never schools. Among those cases, we highlight the inspiring sequence of Section A.3.2 topics.</w:t>
      </w:r>
    </w:p>
    <w:p w14:paraId="4B6E341B" w14:textId="77777777" w:rsidR="00987E15" w:rsidRDefault="0068775A">
      <w:pPr>
        <w:spacing w:line="259" w:lineRule="auto"/>
        <w:ind w:left="400" w:right="400" w:firstLine="339"/>
        <w:jc w:val="both"/>
        <w:rPr>
          <w:sz w:val="20"/>
          <w:szCs w:val="20"/>
        </w:rPr>
      </w:pPr>
      <w:r>
        <w:rPr>
          <w:rFonts w:ascii="Arial" w:eastAsia="Arial" w:hAnsi="Arial" w:cs="Arial"/>
        </w:rPr>
        <w:t>In Fig. 1 we can look at the places where contagions occur and at the dynamics emerging with diﬀerent levels of intervention. Using the article’s pdf version as a file, the reader can enlarge the four pictures (and any figure in the appendices). The reference to specific days is related to the calendar of Appendix D. Here, in the fourth case (bottom right of Fig. 1, we introduce the stop to fragile agents of any type at Feb 15</w:t>
      </w:r>
      <w:r>
        <w:rPr>
          <w:rFonts w:ascii="Arial" w:eastAsia="Arial" w:hAnsi="Arial" w:cs="Arial"/>
          <w:sz w:val="15"/>
          <w:szCs w:val="15"/>
        </w:rPr>
        <w:t>th</w:t>
      </w:r>
      <w:r>
        <w:rPr>
          <w:rFonts w:ascii="Arial" w:eastAsia="Arial" w:hAnsi="Arial" w:cs="Arial"/>
        </w:rPr>
        <w:t>; the decision would have been plausible, considering that the situation of danger probably was known before that date. To be more realistic, the analysis that deepens that situation in Appendix B and so in Table 1 uses the day Feb 20</w:t>
      </w:r>
      <w:r>
        <w:rPr>
          <w:rFonts w:ascii="Arial" w:eastAsia="Arial" w:hAnsi="Arial" w:cs="Arial"/>
          <w:sz w:val="15"/>
          <w:szCs w:val="15"/>
        </w:rPr>
        <w:t>th</w:t>
      </w:r>
      <w:r>
        <w:rPr>
          <w:rFonts w:ascii="Arial" w:eastAsia="Arial" w:hAnsi="Arial" w:cs="Arial"/>
        </w:rPr>
        <w:t xml:space="preserve"> as a turning point.</w:t>
      </w:r>
    </w:p>
    <w:p w14:paraId="5DD1DE7A" w14:textId="77777777" w:rsidR="00987E15" w:rsidRDefault="0068775A">
      <w:pPr>
        <w:spacing w:line="20" w:lineRule="exact"/>
        <w:rPr>
          <w:sz w:val="20"/>
          <w:szCs w:val="20"/>
        </w:rPr>
      </w:pPr>
      <w:r>
        <w:rPr>
          <w:noProof/>
          <w:sz w:val="20"/>
          <w:szCs w:val="20"/>
        </w:rPr>
        <w:drawing>
          <wp:anchor distT="0" distB="0" distL="114300" distR="114300" simplePos="0" relativeHeight="251627520" behindDoc="1" locked="0" layoutInCell="0" allowOverlap="1" wp14:anchorId="425E6A95" wp14:editId="3B2BBFEE">
            <wp:simplePos x="0" y="0"/>
            <wp:positionH relativeFrom="column">
              <wp:posOffset>568960</wp:posOffset>
            </wp:positionH>
            <wp:positionV relativeFrom="paragraph">
              <wp:posOffset>139700</wp:posOffset>
            </wp:positionV>
            <wp:extent cx="4805680" cy="27679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805680" cy="2767965"/>
                    </a:xfrm>
                    <a:prstGeom prst="rect">
                      <a:avLst/>
                    </a:prstGeom>
                    <a:noFill/>
                  </pic:spPr>
                </pic:pic>
              </a:graphicData>
            </a:graphic>
          </wp:anchor>
        </w:drawing>
      </w:r>
    </w:p>
    <w:p w14:paraId="5750D306" w14:textId="77777777" w:rsidR="00987E15" w:rsidRDefault="00987E15">
      <w:pPr>
        <w:spacing w:line="200" w:lineRule="exact"/>
        <w:rPr>
          <w:sz w:val="20"/>
          <w:szCs w:val="20"/>
        </w:rPr>
      </w:pPr>
    </w:p>
    <w:p w14:paraId="52BC6BD0" w14:textId="77777777" w:rsidR="00987E15" w:rsidRDefault="00987E15">
      <w:pPr>
        <w:spacing w:line="200" w:lineRule="exact"/>
        <w:rPr>
          <w:sz w:val="20"/>
          <w:szCs w:val="20"/>
        </w:rPr>
      </w:pPr>
    </w:p>
    <w:p w14:paraId="2180F437" w14:textId="77777777" w:rsidR="00987E15" w:rsidRDefault="00987E15">
      <w:pPr>
        <w:spacing w:line="200" w:lineRule="exact"/>
        <w:rPr>
          <w:sz w:val="20"/>
          <w:szCs w:val="20"/>
        </w:rPr>
      </w:pPr>
    </w:p>
    <w:p w14:paraId="6B2599CD" w14:textId="77777777" w:rsidR="00987E15" w:rsidRDefault="00987E15">
      <w:pPr>
        <w:spacing w:line="200" w:lineRule="exact"/>
        <w:rPr>
          <w:sz w:val="20"/>
          <w:szCs w:val="20"/>
        </w:rPr>
      </w:pPr>
    </w:p>
    <w:p w14:paraId="1C8A33AD" w14:textId="77777777" w:rsidR="00987E15" w:rsidRDefault="00987E15">
      <w:pPr>
        <w:spacing w:line="200" w:lineRule="exact"/>
        <w:rPr>
          <w:sz w:val="20"/>
          <w:szCs w:val="20"/>
        </w:rPr>
      </w:pPr>
    </w:p>
    <w:p w14:paraId="7CED4464" w14:textId="77777777" w:rsidR="00987E15" w:rsidRDefault="00987E15">
      <w:pPr>
        <w:spacing w:line="200" w:lineRule="exact"/>
        <w:rPr>
          <w:sz w:val="20"/>
          <w:szCs w:val="20"/>
        </w:rPr>
      </w:pPr>
    </w:p>
    <w:p w14:paraId="3565BAA6" w14:textId="77777777" w:rsidR="00987E15" w:rsidRDefault="00987E15">
      <w:pPr>
        <w:spacing w:line="200" w:lineRule="exact"/>
        <w:rPr>
          <w:sz w:val="20"/>
          <w:szCs w:val="20"/>
        </w:rPr>
      </w:pPr>
    </w:p>
    <w:p w14:paraId="1AB631C6" w14:textId="77777777" w:rsidR="00987E15" w:rsidRDefault="00987E15">
      <w:pPr>
        <w:spacing w:line="200" w:lineRule="exact"/>
        <w:rPr>
          <w:sz w:val="20"/>
          <w:szCs w:val="20"/>
        </w:rPr>
      </w:pPr>
    </w:p>
    <w:p w14:paraId="5AA026A2" w14:textId="77777777" w:rsidR="00987E15" w:rsidRDefault="00987E15">
      <w:pPr>
        <w:spacing w:line="200" w:lineRule="exact"/>
        <w:rPr>
          <w:sz w:val="20"/>
          <w:szCs w:val="20"/>
        </w:rPr>
      </w:pPr>
    </w:p>
    <w:p w14:paraId="4CF70D69" w14:textId="77777777" w:rsidR="00987E15" w:rsidRDefault="00987E15">
      <w:pPr>
        <w:spacing w:line="200" w:lineRule="exact"/>
        <w:rPr>
          <w:sz w:val="20"/>
          <w:szCs w:val="20"/>
        </w:rPr>
      </w:pPr>
    </w:p>
    <w:p w14:paraId="3CCA58F3" w14:textId="77777777" w:rsidR="00987E15" w:rsidRDefault="00987E15">
      <w:pPr>
        <w:spacing w:line="200" w:lineRule="exact"/>
        <w:rPr>
          <w:sz w:val="20"/>
          <w:szCs w:val="20"/>
        </w:rPr>
      </w:pPr>
    </w:p>
    <w:p w14:paraId="39C33A05" w14:textId="77777777" w:rsidR="00987E15" w:rsidRDefault="00987E15">
      <w:pPr>
        <w:spacing w:line="200" w:lineRule="exact"/>
        <w:rPr>
          <w:sz w:val="20"/>
          <w:szCs w:val="20"/>
        </w:rPr>
      </w:pPr>
    </w:p>
    <w:p w14:paraId="1195A032" w14:textId="77777777" w:rsidR="00987E15" w:rsidRDefault="00987E15">
      <w:pPr>
        <w:spacing w:line="200" w:lineRule="exact"/>
        <w:rPr>
          <w:sz w:val="20"/>
          <w:szCs w:val="20"/>
        </w:rPr>
      </w:pPr>
    </w:p>
    <w:p w14:paraId="342F517E" w14:textId="77777777" w:rsidR="00987E15" w:rsidRDefault="00987E15">
      <w:pPr>
        <w:spacing w:line="200" w:lineRule="exact"/>
        <w:rPr>
          <w:sz w:val="20"/>
          <w:szCs w:val="20"/>
        </w:rPr>
      </w:pPr>
    </w:p>
    <w:p w14:paraId="16561283" w14:textId="77777777" w:rsidR="00987E15" w:rsidRDefault="00987E15">
      <w:pPr>
        <w:spacing w:line="200" w:lineRule="exact"/>
        <w:rPr>
          <w:sz w:val="20"/>
          <w:szCs w:val="20"/>
        </w:rPr>
      </w:pPr>
    </w:p>
    <w:p w14:paraId="7F10E6DB" w14:textId="77777777" w:rsidR="00987E15" w:rsidRDefault="00987E15">
      <w:pPr>
        <w:spacing w:line="200" w:lineRule="exact"/>
        <w:rPr>
          <w:sz w:val="20"/>
          <w:szCs w:val="20"/>
        </w:rPr>
      </w:pPr>
    </w:p>
    <w:p w14:paraId="46755366" w14:textId="77777777" w:rsidR="00987E15" w:rsidRDefault="00987E15">
      <w:pPr>
        <w:spacing w:line="200" w:lineRule="exact"/>
        <w:rPr>
          <w:sz w:val="20"/>
          <w:szCs w:val="20"/>
        </w:rPr>
      </w:pPr>
    </w:p>
    <w:p w14:paraId="1E0D4301" w14:textId="77777777" w:rsidR="00987E15" w:rsidRDefault="00987E15">
      <w:pPr>
        <w:spacing w:line="200" w:lineRule="exact"/>
        <w:rPr>
          <w:sz w:val="20"/>
          <w:szCs w:val="20"/>
        </w:rPr>
      </w:pPr>
    </w:p>
    <w:p w14:paraId="7DD033C2" w14:textId="77777777" w:rsidR="00987E15" w:rsidRDefault="00987E15">
      <w:pPr>
        <w:spacing w:line="200" w:lineRule="exact"/>
        <w:rPr>
          <w:sz w:val="20"/>
          <w:szCs w:val="20"/>
        </w:rPr>
      </w:pPr>
    </w:p>
    <w:p w14:paraId="375E94BC" w14:textId="77777777" w:rsidR="00987E15" w:rsidRDefault="00987E15">
      <w:pPr>
        <w:spacing w:line="200" w:lineRule="exact"/>
        <w:rPr>
          <w:sz w:val="20"/>
          <w:szCs w:val="20"/>
        </w:rPr>
      </w:pPr>
    </w:p>
    <w:p w14:paraId="427CC27E" w14:textId="77777777" w:rsidR="00987E15" w:rsidRDefault="00987E15">
      <w:pPr>
        <w:spacing w:line="200" w:lineRule="exact"/>
        <w:rPr>
          <w:sz w:val="20"/>
          <w:szCs w:val="20"/>
        </w:rPr>
      </w:pPr>
    </w:p>
    <w:p w14:paraId="473E3F94" w14:textId="77777777" w:rsidR="00987E15" w:rsidRDefault="00987E15">
      <w:pPr>
        <w:spacing w:line="200" w:lineRule="exact"/>
        <w:rPr>
          <w:sz w:val="20"/>
          <w:szCs w:val="20"/>
        </w:rPr>
      </w:pPr>
    </w:p>
    <w:p w14:paraId="3A19E882" w14:textId="77777777" w:rsidR="00987E15" w:rsidRDefault="00987E15">
      <w:pPr>
        <w:spacing w:line="200" w:lineRule="exact"/>
        <w:rPr>
          <w:sz w:val="20"/>
          <w:szCs w:val="20"/>
        </w:rPr>
      </w:pPr>
    </w:p>
    <w:p w14:paraId="0EF9919B" w14:textId="77777777" w:rsidR="00987E15" w:rsidRDefault="00987E15">
      <w:pPr>
        <w:spacing w:line="224" w:lineRule="exact"/>
        <w:rPr>
          <w:sz w:val="20"/>
          <w:szCs w:val="20"/>
        </w:rPr>
      </w:pPr>
    </w:p>
    <w:p w14:paraId="17539AA3" w14:textId="77777777" w:rsidR="00987E15" w:rsidRDefault="0068775A">
      <w:pPr>
        <w:spacing w:line="260" w:lineRule="auto"/>
        <w:ind w:left="400" w:right="400"/>
        <w:jc w:val="both"/>
        <w:rPr>
          <w:sz w:val="20"/>
          <w:szCs w:val="20"/>
        </w:rPr>
      </w:pPr>
      <w:r>
        <w:rPr>
          <w:rFonts w:ascii="Arial" w:eastAsia="Arial" w:hAnsi="Arial" w:cs="Arial"/>
        </w:rPr>
        <w:t>Figure 1: (top left) an epidemic with containment measures, showing a highly significant eﬀect of workplaces (brown); (top right) the eﬀects of stopping fragile workers at day 20, with a positive result, but home contagions (cyan) keep alive the pandemic, exploding again in workplaces (brown); (bottom left) the same analyzing the first 200 infections with evidence of the event around day 110 with the new phase due to a unique asymptomatic worker, and (bottom right) stopping fragile workers and any case of fragility at day 15, also isolating nursing homes</w:t>
      </w:r>
    </w:p>
    <w:p w14:paraId="7D6022F2" w14:textId="77777777" w:rsidR="00987E15" w:rsidRDefault="00987E15">
      <w:pPr>
        <w:spacing w:line="260" w:lineRule="exact"/>
        <w:rPr>
          <w:sz w:val="20"/>
          <w:szCs w:val="20"/>
        </w:rPr>
      </w:pPr>
    </w:p>
    <w:p w14:paraId="6C29A5E8" w14:textId="77777777" w:rsidR="00987E15" w:rsidRDefault="0068775A">
      <w:pPr>
        <w:ind w:left="740"/>
        <w:rPr>
          <w:sz w:val="20"/>
          <w:szCs w:val="20"/>
        </w:rPr>
      </w:pPr>
      <w:r>
        <w:rPr>
          <w:rFonts w:ascii="Arial" w:eastAsia="Arial" w:hAnsi="Arial" w:cs="Arial"/>
          <w:sz w:val="21"/>
          <w:szCs w:val="21"/>
        </w:rPr>
        <w:t>The four pictures, related to epidemics starting precisely in the same way, represent an</w:t>
      </w:r>
    </w:p>
    <w:p w14:paraId="14CEA933" w14:textId="77777777" w:rsidR="00987E15" w:rsidRDefault="00987E15">
      <w:pPr>
        <w:sectPr w:rsidR="00987E15">
          <w:pgSz w:w="12240" w:h="15840"/>
          <w:pgMar w:top="1147" w:right="1440" w:bottom="1440" w:left="1440" w:header="0" w:footer="0" w:gutter="0"/>
          <w:cols w:space="720" w:equalWidth="0">
            <w:col w:w="9360"/>
          </w:cols>
        </w:sectPr>
      </w:pPr>
    </w:p>
    <w:p w14:paraId="573DBD01" w14:textId="77777777" w:rsidR="00987E15" w:rsidRDefault="00987E15">
      <w:pPr>
        <w:spacing w:line="200" w:lineRule="exact"/>
        <w:rPr>
          <w:sz w:val="20"/>
          <w:szCs w:val="20"/>
        </w:rPr>
      </w:pPr>
    </w:p>
    <w:p w14:paraId="7688A108" w14:textId="77777777" w:rsidR="00987E15" w:rsidRDefault="00987E15">
      <w:pPr>
        <w:spacing w:line="323" w:lineRule="exact"/>
        <w:rPr>
          <w:sz w:val="20"/>
          <w:szCs w:val="20"/>
        </w:rPr>
      </w:pPr>
    </w:p>
    <w:p w14:paraId="7296AFA8" w14:textId="77777777" w:rsidR="00987E15" w:rsidRDefault="0068775A">
      <w:pPr>
        <w:jc w:val="center"/>
        <w:rPr>
          <w:sz w:val="20"/>
          <w:szCs w:val="20"/>
        </w:rPr>
      </w:pPr>
      <w:r>
        <w:rPr>
          <w:rFonts w:ascii="Arial" w:eastAsia="Arial" w:hAnsi="Arial" w:cs="Arial"/>
          <w:sz w:val="21"/>
          <w:szCs w:val="21"/>
        </w:rPr>
        <w:t>6</w:t>
      </w:r>
    </w:p>
    <w:p w14:paraId="19DDB4B2" w14:textId="77777777" w:rsidR="00987E15" w:rsidRDefault="00987E15">
      <w:pPr>
        <w:sectPr w:rsidR="00987E15">
          <w:type w:val="continuous"/>
          <w:pgSz w:w="12240" w:h="15840"/>
          <w:pgMar w:top="1147" w:right="1440" w:bottom="1440" w:left="1440" w:header="0" w:footer="0" w:gutter="0"/>
          <w:cols w:space="720" w:equalWidth="0">
            <w:col w:w="9360"/>
          </w:cols>
        </w:sectPr>
      </w:pPr>
    </w:p>
    <w:p w14:paraId="6969E375" w14:textId="77777777" w:rsidR="00987E15" w:rsidRDefault="0068775A">
      <w:pPr>
        <w:jc w:val="center"/>
        <w:rPr>
          <w:sz w:val="20"/>
          <w:szCs w:val="20"/>
        </w:rPr>
      </w:pPr>
      <w:bookmarkStart w:id="86" w:name="page7"/>
      <w:bookmarkEnd w:id="86"/>
      <w:r>
        <w:rPr>
          <w:rFonts w:ascii="Arial" w:eastAsia="Arial" w:hAnsi="Arial" w:cs="Arial"/>
        </w:rPr>
        <w:t>Work in progress &amp; draft: Comments and Corrections Welcome!</w:t>
      </w:r>
    </w:p>
    <w:p w14:paraId="1E47F4B2"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14:anchorId="186ED339" wp14:editId="6EA9E94D">
                <wp:simplePos x="0" y="0"/>
                <wp:positionH relativeFrom="column">
                  <wp:posOffset>251460</wp:posOffset>
                </wp:positionH>
                <wp:positionV relativeFrom="paragraph">
                  <wp:posOffset>23495</wp:posOffset>
                </wp:positionV>
                <wp:extent cx="544004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289669" id="Shape 1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5uAEAAIE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Sekf2OLDUo3It&#10;o5jMGQO2hHl025jlicm9hGcvviPlqqtkDjDMsKmPNsNJH5uK2ceL2WpKTNDmsmnqullyJijXfLh7&#10;n6+roD2fDRHTJ+Uty4uOG+2yFdDC4RnTDD1D8jZ6o+VGG1OCuN89msgOQG3flHFiv4IZx0YqpF42&#10;hfkqh68p6jL+RmF1ovdrtO34/QUE7aBAfnSSyoQ2gTbzmtQZd/JttiqbtvPyuI1nP6nPxYbTm8wP&#10;6XVcTv/6OeufAA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C/AIP5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49830770" w14:textId="77777777" w:rsidR="00987E15" w:rsidRDefault="00987E15">
      <w:pPr>
        <w:spacing w:line="200" w:lineRule="exact"/>
        <w:rPr>
          <w:sz w:val="20"/>
          <w:szCs w:val="20"/>
        </w:rPr>
      </w:pPr>
    </w:p>
    <w:p w14:paraId="42C1250F" w14:textId="77777777" w:rsidR="00987E15" w:rsidRDefault="00987E15">
      <w:pPr>
        <w:spacing w:line="326" w:lineRule="exact"/>
        <w:rPr>
          <w:sz w:val="20"/>
          <w:szCs w:val="20"/>
        </w:rPr>
      </w:pPr>
    </w:p>
    <w:p w14:paraId="06B79455" w14:textId="77777777" w:rsidR="00987E15" w:rsidRDefault="0068775A">
      <w:pPr>
        <w:ind w:left="400"/>
        <w:rPr>
          <w:sz w:val="20"/>
          <w:szCs w:val="20"/>
        </w:rPr>
      </w:pPr>
      <w:r>
        <w:rPr>
          <w:rFonts w:ascii="Arial" w:eastAsia="Arial" w:hAnsi="Arial" w:cs="Arial"/>
        </w:rPr>
        <w:t>evolving narrative, that:</w:t>
      </w:r>
    </w:p>
    <w:p w14:paraId="4BC23939" w14:textId="77777777" w:rsidR="00987E15" w:rsidRDefault="00987E15">
      <w:pPr>
        <w:spacing w:line="257" w:lineRule="exact"/>
        <w:rPr>
          <w:sz w:val="20"/>
          <w:szCs w:val="20"/>
        </w:rPr>
      </w:pPr>
    </w:p>
    <w:p w14:paraId="751A3052" w14:textId="77777777" w:rsidR="00987E15" w:rsidRDefault="0068775A">
      <w:pPr>
        <w:numPr>
          <w:ilvl w:val="0"/>
          <w:numId w:val="11"/>
        </w:numPr>
        <w:tabs>
          <w:tab w:val="left" w:pos="940"/>
        </w:tabs>
        <w:spacing w:line="266" w:lineRule="auto"/>
        <w:ind w:left="940" w:right="400" w:hanging="276"/>
        <w:jc w:val="both"/>
        <w:rPr>
          <w:rFonts w:ascii="Arial" w:eastAsia="Arial" w:hAnsi="Arial" w:cs="Arial"/>
        </w:rPr>
      </w:pPr>
      <w:r>
        <w:rPr>
          <w:rFonts w:ascii="Arial" w:eastAsia="Arial" w:hAnsi="Arial" w:cs="Arial"/>
        </w:rPr>
        <w:t>starts from the observation of an epidemic in which workplaces have an evident role in sustaining the spreading of the virus, despite the adoption of the non-pharmaceutical containment measures adopted locally and at the national level;</w:t>
      </w:r>
    </w:p>
    <w:p w14:paraId="08BCBA38" w14:textId="77777777" w:rsidR="00987E15" w:rsidRDefault="00987E15">
      <w:pPr>
        <w:spacing w:line="151" w:lineRule="exact"/>
        <w:rPr>
          <w:rFonts w:ascii="Arial" w:eastAsia="Arial" w:hAnsi="Arial" w:cs="Arial"/>
        </w:rPr>
      </w:pPr>
    </w:p>
    <w:p w14:paraId="4B40B6B5" w14:textId="77777777" w:rsidR="00987E15" w:rsidRDefault="0068775A">
      <w:pPr>
        <w:numPr>
          <w:ilvl w:val="0"/>
          <w:numId w:val="11"/>
        </w:numPr>
        <w:tabs>
          <w:tab w:val="left" w:pos="940"/>
        </w:tabs>
        <w:spacing w:line="276" w:lineRule="auto"/>
        <w:ind w:left="940" w:right="400" w:hanging="276"/>
        <w:rPr>
          <w:rFonts w:ascii="Arial" w:eastAsia="Arial" w:hAnsi="Arial" w:cs="Arial"/>
        </w:rPr>
      </w:pPr>
      <w:r>
        <w:rPr>
          <w:rFonts w:ascii="Arial" w:eastAsia="Arial" w:hAnsi="Arial" w:cs="Arial"/>
        </w:rPr>
        <w:t>adopts a counterfactual limitation holding back fragile workers from factories (any workplace), with some initial success, but with a bridge to a phase 2;</w:t>
      </w:r>
    </w:p>
    <w:p w14:paraId="0CAE18B8" w14:textId="77777777" w:rsidR="00987E15" w:rsidRDefault="00987E15">
      <w:pPr>
        <w:spacing w:line="139" w:lineRule="exact"/>
        <w:rPr>
          <w:rFonts w:ascii="Arial" w:eastAsia="Arial" w:hAnsi="Arial" w:cs="Arial"/>
        </w:rPr>
      </w:pPr>
    </w:p>
    <w:p w14:paraId="0DF711F4" w14:textId="77777777" w:rsidR="00987E15" w:rsidRDefault="0068775A">
      <w:pPr>
        <w:numPr>
          <w:ilvl w:val="0"/>
          <w:numId w:val="11"/>
        </w:numPr>
        <w:tabs>
          <w:tab w:val="left" w:pos="940"/>
        </w:tabs>
        <w:spacing w:line="328" w:lineRule="auto"/>
        <w:ind w:left="940" w:right="400" w:hanging="276"/>
        <w:jc w:val="both"/>
        <w:rPr>
          <w:rFonts w:ascii="Arial" w:eastAsia="Arial" w:hAnsi="Arial" w:cs="Arial"/>
          <w:sz w:val="20"/>
          <w:szCs w:val="20"/>
        </w:rPr>
      </w:pPr>
      <w:r>
        <w:rPr>
          <w:rFonts w:ascii="Arial" w:eastAsia="Arial" w:hAnsi="Arial" w:cs="Arial"/>
          <w:sz w:val="20"/>
          <w:szCs w:val="20"/>
        </w:rPr>
        <w:t>deepens the situation of the specific agent operating as a bridge, a regular (non-fragile) worker infected at work by another regular worker infected at home by a fragile agent;</w:t>
      </w:r>
    </w:p>
    <w:p w14:paraId="5A787F94" w14:textId="77777777" w:rsidR="00987E15" w:rsidRDefault="00987E15">
      <w:pPr>
        <w:spacing w:line="71" w:lineRule="exact"/>
        <w:rPr>
          <w:rFonts w:ascii="Arial" w:eastAsia="Arial" w:hAnsi="Arial" w:cs="Arial"/>
          <w:sz w:val="20"/>
          <w:szCs w:val="20"/>
        </w:rPr>
      </w:pPr>
    </w:p>
    <w:p w14:paraId="5BC3249C" w14:textId="77777777" w:rsidR="00987E15" w:rsidRDefault="0068775A">
      <w:pPr>
        <w:numPr>
          <w:ilvl w:val="0"/>
          <w:numId w:val="11"/>
        </w:numPr>
        <w:tabs>
          <w:tab w:val="left" w:pos="940"/>
        </w:tabs>
        <w:spacing w:line="270" w:lineRule="auto"/>
        <w:ind w:left="940" w:right="400" w:hanging="276"/>
        <w:jc w:val="both"/>
        <w:rPr>
          <w:rFonts w:ascii="Arial" w:eastAsia="Arial" w:hAnsi="Arial" w:cs="Arial"/>
        </w:rPr>
      </w:pPr>
      <w:r>
        <w:rPr>
          <w:rFonts w:ascii="Arial" w:eastAsia="Arial" w:hAnsi="Arial" w:cs="Arial"/>
        </w:rPr>
        <w:t>introduces a more substantial control, anticipating at Feb 15</w:t>
      </w:r>
      <w:r>
        <w:rPr>
          <w:rFonts w:ascii="Arial" w:eastAsia="Arial" w:hAnsi="Arial" w:cs="Arial"/>
          <w:sz w:val="15"/>
          <w:szCs w:val="15"/>
        </w:rPr>
        <w:t>th</w:t>
      </w:r>
      <w:r>
        <w:rPr>
          <w:rFonts w:ascii="Arial" w:eastAsia="Arial" w:hAnsi="Arial" w:cs="Arial"/>
        </w:rPr>
        <w:t xml:space="preserve"> the limitation to fragile workers and stopping the mobility of all fragile people from Feb 20</w:t>
      </w:r>
      <w:r>
        <w:rPr>
          <w:rFonts w:ascii="Arial" w:eastAsia="Arial" w:hAnsi="Arial" w:cs="Arial"/>
          <w:sz w:val="15"/>
          <w:szCs w:val="15"/>
        </w:rPr>
        <w:t>th</w:t>
      </w:r>
      <w:r>
        <w:rPr>
          <w:rFonts w:ascii="Arial" w:eastAsia="Arial" w:hAnsi="Arial" w:cs="Arial"/>
        </w:rPr>
        <w:t xml:space="preserve"> with evident positive eﬀect, having the whole epidemic very few contagions and lasting a limited number of days.</w:t>
      </w:r>
    </w:p>
    <w:p w14:paraId="68605853" w14:textId="77777777" w:rsidR="00987E15" w:rsidRDefault="00987E15">
      <w:pPr>
        <w:spacing w:line="206" w:lineRule="exact"/>
        <w:rPr>
          <w:sz w:val="20"/>
          <w:szCs w:val="20"/>
        </w:rPr>
      </w:pPr>
    </w:p>
    <w:p w14:paraId="53295852" w14:textId="77777777" w:rsidR="00987E15" w:rsidRDefault="0068775A">
      <w:pPr>
        <w:spacing w:line="269" w:lineRule="auto"/>
        <w:ind w:left="400" w:right="400" w:firstLine="339"/>
        <w:jc w:val="both"/>
        <w:rPr>
          <w:sz w:val="20"/>
          <w:szCs w:val="20"/>
        </w:rPr>
      </w:pPr>
      <w:r>
        <w:rPr>
          <w:rFonts w:ascii="Arial" w:eastAsia="Arial" w:hAnsi="Arial" w:cs="Arial"/>
          <w:sz w:val="21"/>
          <w:szCs w:val="21"/>
        </w:rPr>
        <w:t>In our model, the fragile workers are those 55 years old or more; in this scheme, they are supposed to obtain regular sick pay (see Sections 4 and A.2.1 for in-depth analyses).</w:t>
      </w:r>
    </w:p>
    <w:p w14:paraId="742E1867" w14:textId="77777777" w:rsidR="00987E15" w:rsidRDefault="00987E15">
      <w:pPr>
        <w:spacing w:line="1" w:lineRule="exact"/>
        <w:rPr>
          <w:sz w:val="20"/>
          <w:szCs w:val="20"/>
        </w:rPr>
      </w:pPr>
    </w:p>
    <w:p w14:paraId="276B26B9" w14:textId="77777777" w:rsidR="00987E15" w:rsidRDefault="0068775A">
      <w:pPr>
        <w:spacing w:line="263" w:lineRule="auto"/>
        <w:ind w:left="400" w:right="400" w:firstLine="339"/>
        <w:jc w:val="both"/>
        <w:rPr>
          <w:sz w:val="20"/>
          <w:szCs w:val="20"/>
        </w:rPr>
      </w:pPr>
      <w:r>
        <w:rPr>
          <w:rFonts w:ascii="Arial" w:eastAsia="Arial" w:hAnsi="Arial" w:cs="Arial"/>
        </w:rPr>
        <w:t>This kind of analysis is a source of suggestions for interventions, bet we cannot validate them bet we cannot validate them only with micro studies, as in bullet point 3 above. Confirming the interest of the knowledge that we can extract from contagion sequences, as in Appendix A.</w:t>
      </w:r>
    </w:p>
    <w:p w14:paraId="54B9520F" w14:textId="77777777" w:rsidR="00987E15" w:rsidRDefault="00987E15">
      <w:pPr>
        <w:spacing w:line="335" w:lineRule="exact"/>
        <w:rPr>
          <w:sz w:val="20"/>
          <w:szCs w:val="20"/>
        </w:rPr>
      </w:pPr>
    </w:p>
    <w:p w14:paraId="648DF4E5" w14:textId="77777777" w:rsidR="00987E15" w:rsidRDefault="0068775A">
      <w:pPr>
        <w:numPr>
          <w:ilvl w:val="0"/>
          <w:numId w:val="12"/>
        </w:numPr>
        <w:tabs>
          <w:tab w:val="left" w:pos="860"/>
        </w:tabs>
        <w:ind w:left="860" w:hanging="464"/>
        <w:rPr>
          <w:rFonts w:ascii="Arial" w:eastAsia="Arial" w:hAnsi="Arial" w:cs="Arial"/>
          <w:sz w:val="29"/>
          <w:szCs w:val="29"/>
        </w:rPr>
      </w:pPr>
      <w:r>
        <w:rPr>
          <w:rFonts w:ascii="Arial" w:eastAsia="Arial" w:hAnsi="Arial" w:cs="Arial"/>
          <w:sz w:val="29"/>
          <w:szCs w:val="29"/>
        </w:rPr>
        <w:t>Simulation repetition and emerging key results</w:t>
      </w:r>
    </w:p>
    <w:p w14:paraId="34F8E12A" w14:textId="77777777" w:rsidR="00987E15" w:rsidRDefault="00987E15">
      <w:pPr>
        <w:spacing w:line="210" w:lineRule="exact"/>
        <w:rPr>
          <w:sz w:val="20"/>
          <w:szCs w:val="20"/>
        </w:rPr>
      </w:pPr>
    </w:p>
    <w:p w14:paraId="4AE2D848" w14:textId="77777777" w:rsidR="00987E15" w:rsidRDefault="0068775A">
      <w:pPr>
        <w:spacing w:line="257" w:lineRule="auto"/>
        <w:ind w:left="400" w:right="400"/>
        <w:jc w:val="both"/>
        <w:rPr>
          <w:sz w:val="20"/>
          <w:szCs w:val="20"/>
        </w:rPr>
      </w:pPr>
      <w:r>
        <w:rPr>
          <w:rFonts w:ascii="Arial" w:eastAsia="Arial" w:hAnsi="Arial" w:cs="Arial"/>
        </w:rPr>
        <w:t>Following the trace of Fig. 1, we now explore systematically the introduction of factual, counterfactual, and prospective interventions to control the spread of the contagions. Each simulation run—whose length coincides with the disappearance of symptomatic or asymp-tomatic contagion cases—is a datum in a wide scenario of variability in time and eﬀects. Consequently, we need to represent the results compactly emerging from batches of repeti-tions to compare each batch’s basic assumption’s consequences.</w:t>
      </w:r>
    </w:p>
    <w:p w14:paraId="7B901BB1" w14:textId="77777777" w:rsidR="00987E15" w:rsidRDefault="00987E15">
      <w:pPr>
        <w:spacing w:line="1" w:lineRule="exact"/>
        <w:rPr>
          <w:sz w:val="20"/>
          <w:szCs w:val="20"/>
        </w:rPr>
      </w:pPr>
    </w:p>
    <w:p w14:paraId="628357D3" w14:textId="77777777" w:rsidR="00987E15" w:rsidRDefault="0068775A">
      <w:pPr>
        <w:spacing w:line="257" w:lineRule="auto"/>
        <w:ind w:left="400" w:right="400" w:firstLine="339"/>
        <w:jc w:val="both"/>
        <w:rPr>
          <w:sz w:val="20"/>
          <w:szCs w:val="20"/>
        </w:rPr>
      </w:pPr>
      <w:r>
        <w:rPr>
          <w:rFonts w:ascii="Arial" w:eastAsia="Arial" w:hAnsi="Arial" w:cs="Arial"/>
        </w:rPr>
        <w:t>We adopted blocs of one thousand repetitions (or more, for other analyses not reported here). Besides summarizing the results with the usual statistical indicators, we adopted the technique of the heat-maps.</w:t>
      </w:r>
    </w:p>
    <w:p w14:paraId="63CD23AD" w14:textId="77777777" w:rsidR="00987E15" w:rsidRDefault="0068775A">
      <w:pPr>
        <w:ind w:left="740"/>
        <w:rPr>
          <w:sz w:val="20"/>
          <w:szCs w:val="20"/>
        </w:rPr>
      </w:pPr>
      <w:r>
        <w:rPr>
          <w:rFonts w:ascii="Arial" w:eastAsia="Arial" w:hAnsi="Arial" w:cs="Arial"/>
        </w:rPr>
        <w:t>In this way, we endorse the Steinmann et al. (2020) incitement.</w:t>
      </w:r>
    </w:p>
    <w:p w14:paraId="4FDE7E83" w14:textId="77777777" w:rsidR="00987E15" w:rsidRDefault="00987E15">
      <w:pPr>
        <w:spacing w:line="197" w:lineRule="exact"/>
        <w:rPr>
          <w:sz w:val="20"/>
          <w:szCs w:val="20"/>
        </w:rPr>
      </w:pPr>
    </w:p>
    <w:p w14:paraId="25A83930" w14:textId="77777777" w:rsidR="00987E15" w:rsidRDefault="0068775A">
      <w:pPr>
        <w:spacing w:line="261" w:lineRule="auto"/>
        <w:ind w:left="940" w:right="940"/>
        <w:jc w:val="both"/>
        <w:rPr>
          <w:sz w:val="20"/>
          <w:szCs w:val="20"/>
        </w:rPr>
      </w:pPr>
      <w:r>
        <w:rPr>
          <w:rFonts w:ascii="Arial" w:eastAsia="Arial" w:hAnsi="Arial" w:cs="Arial"/>
        </w:rPr>
        <w:t>We urge those attempting to model COVID-19 for decision support to acknowl-edge the deep uncertainties surrounding the pandemic, and to employ Decision Making under Deep Uncertainty methods such as exploratory modelling, global sensitivity analysis, and robust decision-making in their analysis to account for these uncertainties.</w:t>
      </w:r>
    </w:p>
    <w:p w14:paraId="41A6B8DC" w14:textId="77777777" w:rsidR="00987E15" w:rsidRDefault="00987E15">
      <w:pPr>
        <w:sectPr w:rsidR="00987E15">
          <w:pgSz w:w="12240" w:h="15840"/>
          <w:pgMar w:top="1147" w:right="1440" w:bottom="1440" w:left="1440" w:header="0" w:footer="0" w:gutter="0"/>
          <w:cols w:space="720" w:equalWidth="0">
            <w:col w:w="9360"/>
          </w:cols>
        </w:sectPr>
      </w:pPr>
    </w:p>
    <w:p w14:paraId="340EA245" w14:textId="77777777" w:rsidR="00987E15" w:rsidRDefault="00987E15">
      <w:pPr>
        <w:spacing w:line="200" w:lineRule="exact"/>
        <w:rPr>
          <w:sz w:val="20"/>
          <w:szCs w:val="20"/>
        </w:rPr>
      </w:pPr>
    </w:p>
    <w:p w14:paraId="3073FC72" w14:textId="77777777" w:rsidR="00987E15" w:rsidRDefault="00987E15">
      <w:pPr>
        <w:spacing w:line="205" w:lineRule="exact"/>
        <w:rPr>
          <w:sz w:val="20"/>
          <w:szCs w:val="20"/>
        </w:rPr>
      </w:pPr>
    </w:p>
    <w:p w14:paraId="6CA870E9" w14:textId="77777777" w:rsidR="00987E15" w:rsidRDefault="0068775A">
      <w:pPr>
        <w:jc w:val="center"/>
        <w:rPr>
          <w:sz w:val="20"/>
          <w:szCs w:val="20"/>
        </w:rPr>
      </w:pPr>
      <w:r>
        <w:rPr>
          <w:rFonts w:ascii="Arial" w:eastAsia="Arial" w:hAnsi="Arial" w:cs="Arial"/>
          <w:sz w:val="21"/>
          <w:szCs w:val="21"/>
        </w:rPr>
        <w:t>7</w:t>
      </w:r>
    </w:p>
    <w:p w14:paraId="15009023" w14:textId="77777777" w:rsidR="00987E15" w:rsidRDefault="00987E15">
      <w:pPr>
        <w:sectPr w:rsidR="00987E15">
          <w:type w:val="continuous"/>
          <w:pgSz w:w="12240" w:h="15840"/>
          <w:pgMar w:top="1147" w:right="1440" w:bottom="1440" w:left="1440" w:header="0" w:footer="0" w:gutter="0"/>
          <w:cols w:space="720" w:equalWidth="0">
            <w:col w:w="9360"/>
          </w:cols>
        </w:sectPr>
      </w:pPr>
    </w:p>
    <w:p w14:paraId="51A63AFF" w14:textId="77777777" w:rsidR="00987E15" w:rsidRDefault="0068775A">
      <w:pPr>
        <w:jc w:val="center"/>
        <w:rPr>
          <w:sz w:val="20"/>
          <w:szCs w:val="20"/>
        </w:rPr>
      </w:pPr>
      <w:bookmarkStart w:id="87" w:name="page8"/>
      <w:bookmarkEnd w:id="87"/>
      <w:r>
        <w:rPr>
          <w:rFonts w:ascii="Arial" w:eastAsia="Arial" w:hAnsi="Arial" w:cs="Arial"/>
        </w:rPr>
        <w:t>Work in progress &amp; draft: Comments and Corrections Welcome!</w:t>
      </w:r>
    </w:p>
    <w:p w14:paraId="71322FE3"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29568" behindDoc="1" locked="0" layoutInCell="0" allowOverlap="1" wp14:anchorId="076826A3" wp14:editId="419EF1D6">
                <wp:simplePos x="0" y="0"/>
                <wp:positionH relativeFrom="column">
                  <wp:posOffset>251460</wp:posOffset>
                </wp:positionH>
                <wp:positionV relativeFrom="paragraph">
                  <wp:posOffset>23495</wp:posOffset>
                </wp:positionV>
                <wp:extent cx="544004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FCC52A" id="Shape 1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AZeR15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2D63FCD8" w14:textId="77777777" w:rsidR="00987E15" w:rsidRDefault="00987E15">
      <w:pPr>
        <w:spacing w:line="200" w:lineRule="exact"/>
        <w:rPr>
          <w:sz w:val="20"/>
          <w:szCs w:val="20"/>
        </w:rPr>
      </w:pPr>
    </w:p>
    <w:p w14:paraId="6FE7BB2A" w14:textId="77777777" w:rsidR="00987E15" w:rsidRDefault="00987E15">
      <w:pPr>
        <w:spacing w:line="326" w:lineRule="exact"/>
        <w:rPr>
          <w:sz w:val="20"/>
          <w:szCs w:val="20"/>
        </w:rPr>
      </w:pPr>
    </w:p>
    <w:p w14:paraId="28042C27" w14:textId="77777777" w:rsidR="00987E15" w:rsidRDefault="0068775A">
      <w:pPr>
        <w:spacing w:line="259" w:lineRule="auto"/>
        <w:ind w:left="400" w:right="400" w:firstLine="339"/>
        <w:jc w:val="both"/>
        <w:rPr>
          <w:sz w:val="20"/>
          <w:szCs w:val="20"/>
        </w:rPr>
      </w:pPr>
      <w:r>
        <w:rPr>
          <w:rFonts w:ascii="Arial" w:eastAsia="Arial" w:hAnsi="Arial" w:cs="Arial"/>
        </w:rPr>
        <w:t>Using the calculations of Appendix B, we build the Table 1, starting from a zero in-terventions case (no controls of any type) e moving toward actions more and more specific (always non-pharmaceutical). In the table, we report four indicators: the total number of symptomatic subjects in nursing homes; the total number of symptomatic subjects; the to-tal number of symptomatic-asymptomatic-deceased subjects; the duration of the epidemic. The scale to which refer the data is the Piedmont population, i.e., 4,350 million people. We report the mean and standard deviation of each measure in the batch of 1,000 repetitions of the simulated epidemic. In the last column, we write the section of the appendix, reporting the results of the specific batch calculation.</w:t>
      </w:r>
    </w:p>
    <w:p w14:paraId="431E8B3E"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0592" behindDoc="1" locked="0" layoutInCell="0" allowOverlap="1" wp14:anchorId="09B0888B" wp14:editId="54730241">
                <wp:simplePos x="0" y="0"/>
                <wp:positionH relativeFrom="column">
                  <wp:posOffset>560705</wp:posOffset>
                </wp:positionH>
                <wp:positionV relativeFrom="paragraph">
                  <wp:posOffset>143510</wp:posOffset>
                </wp:positionV>
                <wp:extent cx="48215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155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5802D418" id="Shape 1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4.15pt,11.3pt" to="423.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" o:allowincell="f" filled="t" strokeweight=".30797mm">
                <v:stroke joinstyle="miter"/>
                <o:lock v:ext="edit" shapetype="f"/>
              </v:line>
            </w:pict>
          </mc:Fallback>
        </mc:AlternateContent>
      </w:r>
    </w:p>
    <w:p w14:paraId="05D09069" w14:textId="77777777" w:rsidR="00987E15" w:rsidRDefault="00987E15">
      <w:pPr>
        <w:spacing w:line="262" w:lineRule="exact"/>
        <w:rPr>
          <w:sz w:val="20"/>
          <w:szCs w:val="20"/>
        </w:rPr>
      </w:pPr>
    </w:p>
    <w:tbl>
      <w:tblPr>
        <w:tblW w:w="0" w:type="auto"/>
        <w:tblInd w:w="880" w:type="dxa"/>
        <w:tblLayout w:type="fixed"/>
        <w:tblCellMar>
          <w:left w:w="0" w:type="dxa"/>
          <w:right w:w="0" w:type="dxa"/>
        </w:tblCellMar>
        <w:tblLook w:val="04A0" w:firstRow="1" w:lastRow="0" w:firstColumn="1" w:lastColumn="0" w:noHBand="0" w:noVBand="1"/>
      </w:tblPr>
      <w:tblGrid>
        <w:gridCol w:w="2700"/>
        <w:gridCol w:w="1060"/>
        <w:gridCol w:w="1060"/>
        <w:gridCol w:w="1060"/>
        <w:gridCol w:w="900"/>
        <w:gridCol w:w="820"/>
      </w:tblGrid>
      <w:tr w:rsidR="00987E15" w14:paraId="1B79617E" w14:textId="77777777">
        <w:trPr>
          <w:trHeight w:val="219"/>
        </w:trPr>
        <w:tc>
          <w:tcPr>
            <w:tcW w:w="2700" w:type="dxa"/>
            <w:vAlign w:val="bottom"/>
          </w:tcPr>
          <w:p w14:paraId="2D40B92E" w14:textId="77777777" w:rsidR="00987E15" w:rsidRDefault="0068775A">
            <w:pPr>
              <w:ind w:left="120"/>
              <w:rPr>
                <w:sz w:val="20"/>
                <w:szCs w:val="20"/>
              </w:rPr>
            </w:pPr>
            <w:r>
              <w:rPr>
                <w:rFonts w:ascii="Arial" w:eastAsia="Arial" w:hAnsi="Arial" w:cs="Arial"/>
                <w:sz w:val="18"/>
                <w:szCs w:val="18"/>
              </w:rPr>
              <w:t>Scenarios</w:t>
            </w:r>
          </w:p>
        </w:tc>
        <w:tc>
          <w:tcPr>
            <w:tcW w:w="1060" w:type="dxa"/>
            <w:vAlign w:val="bottom"/>
          </w:tcPr>
          <w:p w14:paraId="270CD38F" w14:textId="77777777" w:rsidR="00987E15" w:rsidRDefault="0068775A">
            <w:pPr>
              <w:ind w:left="120"/>
              <w:rPr>
                <w:sz w:val="20"/>
                <w:szCs w:val="20"/>
              </w:rPr>
            </w:pPr>
            <w:r>
              <w:rPr>
                <w:rFonts w:ascii="Arial" w:eastAsia="Arial" w:hAnsi="Arial" w:cs="Arial"/>
                <w:sz w:val="18"/>
                <w:szCs w:val="18"/>
              </w:rPr>
              <w:t>total sym.</w:t>
            </w:r>
          </w:p>
        </w:tc>
        <w:tc>
          <w:tcPr>
            <w:tcW w:w="1060" w:type="dxa"/>
            <w:vAlign w:val="bottom"/>
          </w:tcPr>
          <w:p w14:paraId="321CD11E" w14:textId="77777777" w:rsidR="00987E15" w:rsidRDefault="0068775A">
            <w:pPr>
              <w:ind w:left="120"/>
              <w:rPr>
                <w:sz w:val="20"/>
                <w:szCs w:val="20"/>
              </w:rPr>
            </w:pPr>
            <w:r>
              <w:rPr>
                <w:rFonts w:ascii="Arial" w:eastAsia="Arial" w:hAnsi="Arial" w:cs="Arial"/>
                <w:sz w:val="18"/>
                <w:szCs w:val="18"/>
              </w:rPr>
              <w:t>total sym.</w:t>
            </w:r>
          </w:p>
        </w:tc>
        <w:tc>
          <w:tcPr>
            <w:tcW w:w="1060" w:type="dxa"/>
            <w:vAlign w:val="bottom"/>
          </w:tcPr>
          <w:p w14:paraId="168F4045" w14:textId="77777777" w:rsidR="00987E15" w:rsidRDefault="0068775A">
            <w:pPr>
              <w:ind w:left="120"/>
              <w:rPr>
                <w:sz w:val="20"/>
                <w:szCs w:val="20"/>
              </w:rPr>
            </w:pPr>
            <w:r>
              <w:rPr>
                <w:rFonts w:ascii="Arial" w:eastAsia="Arial" w:hAnsi="Arial" w:cs="Arial"/>
                <w:sz w:val="18"/>
                <w:szCs w:val="18"/>
              </w:rPr>
              <w:t>total sym.</w:t>
            </w:r>
          </w:p>
        </w:tc>
        <w:tc>
          <w:tcPr>
            <w:tcW w:w="900" w:type="dxa"/>
            <w:vAlign w:val="bottom"/>
          </w:tcPr>
          <w:p w14:paraId="10A15EC7" w14:textId="77777777" w:rsidR="00987E15" w:rsidRDefault="0068775A">
            <w:pPr>
              <w:ind w:left="160"/>
              <w:rPr>
                <w:sz w:val="20"/>
                <w:szCs w:val="20"/>
              </w:rPr>
            </w:pPr>
            <w:r>
              <w:rPr>
                <w:rFonts w:ascii="Arial" w:eastAsia="Arial" w:hAnsi="Arial" w:cs="Arial"/>
                <w:sz w:val="18"/>
                <w:szCs w:val="18"/>
              </w:rPr>
              <w:t>days</w:t>
            </w:r>
          </w:p>
        </w:tc>
        <w:tc>
          <w:tcPr>
            <w:tcW w:w="820" w:type="dxa"/>
            <w:vAlign w:val="bottom"/>
          </w:tcPr>
          <w:p w14:paraId="19BDA541" w14:textId="77777777" w:rsidR="00987E15" w:rsidRDefault="0068775A">
            <w:pPr>
              <w:ind w:right="30"/>
              <w:jc w:val="right"/>
              <w:rPr>
                <w:sz w:val="20"/>
                <w:szCs w:val="20"/>
              </w:rPr>
            </w:pPr>
            <w:r>
              <w:rPr>
                <w:rFonts w:ascii="Arial" w:eastAsia="Arial" w:hAnsi="Arial" w:cs="Arial"/>
                <w:sz w:val="18"/>
                <w:szCs w:val="18"/>
              </w:rPr>
              <w:t>Section</w:t>
            </w:r>
          </w:p>
        </w:tc>
      </w:tr>
      <w:tr w:rsidR="00987E15" w14:paraId="722CEAE8" w14:textId="77777777">
        <w:trPr>
          <w:trHeight w:val="219"/>
        </w:trPr>
        <w:tc>
          <w:tcPr>
            <w:tcW w:w="2700" w:type="dxa"/>
            <w:vAlign w:val="bottom"/>
          </w:tcPr>
          <w:p w14:paraId="1A9DDF11" w14:textId="77777777" w:rsidR="00987E15" w:rsidRDefault="00987E15">
            <w:pPr>
              <w:rPr>
                <w:sz w:val="19"/>
                <w:szCs w:val="19"/>
              </w:rPr>
            </w:pPr>
          </w:p>
        </w:tc>
        <w:tc>
          <w:tcPr>
            <w:tcW w:w="1060" w:type="dxa"/>
            <w:vAlign w:val="bottom"/>
          </w:tcPr>
          <w:p w14:paraId="35833CCF" w14:textId="77777777" w:rsidR="00987E15" w:rsidRDefault="0068775A">
            <w:pPr>
              <w:ind w:left="140"/>
              <w:rPr>
                <w:sz w:val="20"/>
                <w:szCs w:val="20"/>
              </w:rPr>
            </w:pPr>
            <w:r>
              <w:rPr>
                <w:rFonts w:ascii="Arial" w:eastAsia="Arial" w:hAnsi="Arial" w:cs="Arial"/>
                <w:sz w:val="18"/>
                <w:szCs w:val="18"/>
              </w:rPr>
              <w:t>in nursing</w:t>
            </w:r>
          </w:p>
        </w:tc>
        <w:tc>
          <w:tcPr>
            <w:tcW w:w="1060" w:type="dxa"/>
            <w:vAlign w:val="bottom"/>
          </w:tcPr>
          <w:p w14:paraId="06C09C6E" w14:textId="77777777" w:rsidR="00987E15" w:rsidRDefault="00987E15">
            <w:pPr>
              <w:rPr>
                <w:sz w:val="19"/>
                <w:szCs w:val="19"/>
              </w:rPr>
            </w:pPr>
          </w:p>
        </w:tc>
        <w:tc>
          <w:tcPr>
            <w:tcW w:w="1060" w:type="dxa"/>
            <w:vAlign w:val="bottom"/>
          </w:tcPr>
          <w:p w14:paraId="263DE986" w14:textId="77777777" w:rsidR="00987E15" w:rsidRDefault="0068775A">
            <w:pPr>
              <w:ind w:left="120"/>
              <w:rPr>
                <w:sz w:val="20"/>
                <w:szCs w:val="20"/>
              </w:rPr>
            </w:pPr>
            <w:r>
              <w:rPr>
                <w:rFonts w:ascii="Arial" w:eastAsia="Arial" w:hAnsi="Arial" w:cs="Arial"/>
                <w:sz w:val="18"/>
                <w:szCs w:val="18"/>
              </w:rPr>
              <w:t>asympt.</w:t>
            </w:r>
          </w:p>
        </w:tc>
        <w:tc>
          <w:tcPr>
            <w:tcW w:w="900" w:type="dxa"/>
            <w:vAlign w:val="bottom"/>
          </w:tcPr>
          <w:p w14:paraId="3034910C" w14:textId="77777777" w:rsidR="00987E15" w:rsidRDefault="00987E15">
            <w:pPr>
              <w:rPr>
                <w:sz w:val="19"/>
                <w:szCs w:val="19"/>
              </w:rPr>
            </w:pPr>
          </w:p>
        </w:tc>
        <w:tc>
          <w:tcPr>
            <w:tcW w:w="820" w:type="dxa"/>
            <w:vAlign w:val="bottom"/>
          </w:tcPr>
          <w:p w14:paraId="6BAD4B41" w14:textId="77777777" w:rsidR="00987E15" w:rsidRDefault="00987E15">
            <w:pPr>
              <w:rPr>
                <w:sz w:val="19"/>
                <w:szCs w:val="19"/>
              </w:rPr>
            </w:pPr>
          </w:p>
        </w:tc>
      </w:tr>
      <w:tr w:rsidR="00987E15" w14:paraId="3681DC51" w14:textId="77777777">
        <w:trPr>
          <w:trHeight w:val="224"/>
        </w:trPr>
        <w:tc>
          <w:tcPr>
            <w:tcW w:w="2700" w:type="dxa"/>
            <w:vAlign w:val="bottom"/>
          </w:tcPr>
          <w:p w14:paraId="403CAE82" w14:textId="77777777" w:rsidR="00987E15" w:rsidRDefault="00987E15">
            <w:pPr>
              <w:rPr>
                <w:sz w:val="19"/>
                <w:szCs w:val="19"/>
              </w:rPr>
            </w:pPr>
          </w:p>
        </w:tc>
        <w:tc>
          <w:tcPr>
            <w:tcW w:w="1060" w:type="dxa"/>
            <w:vAlign w:val="bottom"/>
          </w:tcPr>
          <w:p w14:paraId="72FF7E2D" w14:textId="77777777" w:rsidR="00987E15" w:rsidRDefault="0068775A">
            <w:pPr>
              <w:ind w:left="140"/>
              <w:rPr>
                <w:sz w:val="20"/>
                <w:szCs w:val="20"/>
              </w:rPr>
            </w:pPr>
            <w:r>
              <w:rPr>
                <w:rFonts w:ascii="Arial" w:eastAsia="Arial" w:hAnsi="Arial" w:cs="Arial"/>
                <w:sz w:val="18"/>
                <w:szCs w:val="18"/>
              </w:rPr>
              <w:t>homes</w:t>
            </w:r>
          </w:p>
        </w:tc>
        <w:tc>
          <w:tcPr>
            <w:tcW w:w="1060" w:type="dxa"/>
            <w:vAlign w:val="bottom"/>
          </w:tcPr>
          <w:p w14:paraId="4E987317" w14:textId="77777777" w:rsidR="00987E15" w:rsidRDefault="00987E15">
            <w:pPr>
              <w:rPr>
                <w:sz w:val="19"/>
                <w:szCs w:val="19"/>
              </w:rPr>
            </w:pPr>
          </w:p>
        </w:tc>
        <w:tc>
          <w:tcPr>
            <w:tcW w:w="1060" w:type="dxa"/>
            <w:vAlign w:val="bottom"/>
          </w:tcPr>
          <w:p w14:paraId="4984252D" w14:textId="77777777" w:rsidR="00987E15" w:rsidRDefault="0068775A">
            <w:pPr>
              <w:ind w:left="120"/>
              <w:rPr>
                <w:sz w:val="20"/>
                <w:szCs w:val="20"/>
              </w:rPr>
            </w:pPr>
            <w:r>
              <w:rPr>
                <w:rFonts w:ascii="Arial" w:eastAsia="Arial" w:hAnsi="Arial" w:cs="Arial"/>
                <w:sz w:val="18"/>
                <w:szCs w:val="18"/>
              </w:rPr>
              <w:t>deceased</w:t>
            </w:r>
          </w:p>
        </w:tc>
        <w:tc>
          <w:tcPr>
            <w:tcW w:w="900" w:type="dxa"/>
            <w:vAlign w:val="bottom"/>
          </w:tcPr>
          <w:p w14:paraId="6D9317CC" w14:textId="77777777" w:rsidR="00987E15" w:rsidRDefault="00987E15">
            <w:pPr>
              <w:rPr>
                <w:sz w:val="19"/>
                <w:szCs w:val="19"/>
              </w:rPr>
            </w:pPr>
          </w:p>
        </w:tc>
        <w:tc>
          <w:tcPr>
            <w:tcW w:w="820" w:type="dxa"/>
            <w:vAlign w:val="bottom"/>
          </w:tcPr>
          <w:p w14:paraId="3F04CEE4" w14:textId="77777777" w:rsidR="00987E15" w:rsidRDefault="00987E15">
            <w:pPr>
              <w:rPr>
                <w:sz w:val="19"/>
                <w:szCs w:val="19"/>
              </w:rPr>
            </w:pPr>
          </w:p>
        </w:tc>
      </w:tr>
      <w:tr w:rsidR="00987E15" w14:paraId="17835F3A" w14:textId="77777777">
        <w:trPr>
          <w:trHeight w:val="47"/>
        </w:trPr>
        <w:tc>
          <w:tcPr>
            <w:tcW w:w="2700" w:type="dxa"/>
            <w:tcBorders>
              <w:bottom w:val="single" w:sz="8" w:space="0" w:color="auto"/>
            </w:tcBorders>
            <w:vAlign w:val="bottom"/>
          </w:tcPr>
          <w:p w14:paraId="2EEDE0F3" w14:textId="77777777" w:rsidR="00987E15" w:rsidRDefault="00987E15">
            <w:pPr>
              <w:rPr>
                <w:sz w:val="4"/>
                <w:szCs w:val="4"/>
              </w:rPr>
            </w:pPr>
          </w:p>
        </w:tc>
        <w:tc>
          <w:tcPr>
            <w:tcW w:w="1060" w:type="dxa"/>
            <w:tcBorders>
              <w:bottom w:val="single" w:sz="8" w:space="0" w:color="auto"/>
            </w:tcBorders>
            <w:vAlign w:val="bottom"/>
          </w:tcPr>
          <w:p w14:paraId="76DB95BA" w14:textId="77777777" w:rsidR="00987E15" w:rsidRDefault="00987E15">
            <w:pPr>
              <w:rPr>
                <w:sz w:val="4"/>
                <w:szCs w:val="4"/>
              </w:rPr>
            </w:pPr>
          </w:p>
        </w:tc>
        <w:tc>
          <w:tcPr>
            <w:tcW w:w="1060" w:type="dxa"/>
            <w:tcBorders>
              <w:bottom w:val="single" w:sz="8" w:space="0" w:color="auto"/>
            </w:tcBorders>
            <w:vAlign w:val="bottom"/>
          </w:tcPr>
          <w:p w14:paraId="610BFD66" w14:textId="77777777" w:rsidR="00987E15" w:rsidRDefault="00987E15">
            <w:pPr>
              <w:rPr>
                <w:sz w:val="4"/>
                <w:szCs w:val="4"/>
              </w:rPr>
            </w:pPr>
          </w:p>
        </w:tc>
        <w:tc>
          <w:tcPr>
            <w:tcW w:w="1060" w:type="dxa"/>
            <w:tcBorders>
              <w:bottom w:val="single" w:sz="8" w:space="0" w:color="auto"/>
            </w:tcBorders>
            <w:vAlign w:val="bottom"/>
          </w:tcPr>
          <w:p w14:paraId="24052393" w14:textId="77777777" w:rsidR="00987E15" w:rsidRDefault="00987E15">
            <w:pPr>
              <w:rPr>
                <w:sz w:val="4"/>
                <w:szCs w:val="4"/>
              </w:rPr>
            </w:pPr>
          </w:p>
        </w:tc>
        <w:tc>
          <w:tcPr>
            <w:tcW w:w="900" w:type="dxa"/>
            <w:tcBorders>
              <w:bottom w:val="single" w:sz="8" w:space="0" w:color="auto"/>
            </w:tcBorders>
            <w:vAlign w:val="bottom"/>
          </w:tcPr>
          <w:p w14:paraId="743278FE" w14:textId="77777777" w:rsidR="00987E15" w:rsidRDefault="00987E15">
            <w:pPr>
              <w:rPr>
                <w:sz w:val="4"/>
                <w:szCs w:val="4"/>
              </w:rPr>
            </w:pPr>
          </w:p>
        </w:tc>
        <w:tc>
          <w:tcPr>
            <w:tcW w:w="820" w:type="dxa"/>
            <w:tcBorders>
              <w:bottom w:val="single" w:sz="8" w:space="0" w:color="auto"/>
            </w:tcBorders>
            <w:vAlign w:val="bottom"/>
          </w:tcPr>
          <w:p w14:paraId="4F58AA20" w14:textId="77777777" w:rsidR="00987E15" w:rsidRDefault="00987E15">
            <w:pPr>
              <w:rPr>
                <w:sz w:val="4"/>
                <w:szCs w:val="4"/>
              </w:rPr>
            </w:pPr>
          </w:p>
        </w:tc>
      </w:tr>
      <w:tr w:rsidR="00987E15" w14:paraId="6501B608" w14:textId="77777777">
        <w:trPr>
          <w:trHeight w:val="257"/>
        </w:trPr>
        <w:tc>
          <w:tcPr>
            <w:tcW w:w="2700" w:type="dxa"/>
            <w:vAlign w:val="bottom"/>
          </w:tcPr>
          <w:p w14:paraId="25E8E021" w14:textId="77777777" w:rsidR="00987E15" w:rsidRDefault="0068775A">
            <w:pPr>
              <w:ind w:left="120"/>
              <w:rPr>
                <w:sz w:val="20"/>
                <w:szCs w:val="20"/>
              </w:rPr>
            </w:pPr>
            <w:r>
              <w:rPr>
                <w:rFonts w:ascii="Arial" w:eastAsia="Arial" w:hAnsi="Arial" w:cs="Arial"/>
                <w:sz w:val="18"/>
                <w:szCs w:val="18"/>
              </w:rPr>
              <w:t>1. no control</w:t>
            </w:r>
          </w:p>
        </w:tc>
        <w:tc>
          <w:tcPr>
            <w:tcW w:w="1060" w:type="dxa"/>
            <w:vAlign w:val="bottom"/>
          </w:tcPr>
          <w:p w14:paraId="71EB2455" w14:textId="77777777" w:rsidR="00987E15" w:rsidRDefault="0068775A">
            <w:pPr>
              <w:ind w:left="290"/>
              <w:jc w:val="center"/>
              <w:rPr>
                <w:sz w:val="20"/>
                <w:szCs w:val="20"/>
              </w:rPr>
            </w:pPr>
            <w:r>
              <w:rPr>
                <w:rFonts w:ascii="Arial" w:eastAsia="Arial" w:hAnsi="Arial" w:cs="Arial"/>
                <w:w w:val="91"/>
                <w:sz w:val="18"/>
                <w:szCs w:val="18"/>
              </w:rPr>
              <w:t>4.65</w:t>
            </w:r>
          </w:p>
        </w:tc>
        <w:tc>
          <w:tcPr>
            <w:tcW w:w="1060" w:type="dxa"/>
            <w:vAlign w:val="bottom"/>
          </w:tcPr>
          <w:p w14:paraId="64DDC29E" w14:textId="77777777" w:rsidR="00987E15" w:rsidRDefault="0068775A">
            <w:pPr>
              <w:ind w:left="90"/>
              <w:jc w:val="center"/>
              <w:rPr>
                <w:sz w:val="20"/>
                <w:szCs w:val="20"/>
              </w:rPr>
            </w:pPr>
            <w:r>
              <w:rPr>
                <w:rFonts w:ascii="Arial" w:eastAsia="Arial" w:hAnsi="Arial" w:cs="Arial"/>
                <w:w w:val="94"/>
                <w:sz w:val="18"/>
                <w:szCs w:val="18"/>
              </w:rPr>
              <w:t>851.12</w:t>
            </w:r>
          </w:p>
        </w:tc>
        <w:tc>
          <w:tcPr>
            <w:tcW w:w="1060" w:type="dxa"/>
            <w:vAlign w:val="bottom"/>
          </w:tcPr>
          <w:p w14:paraId="2A801D6A" w14:textId="77777777" w:rsidR="00987E15" w:rsidRDefault="0068775A">
            <w:pPr>
              <w:ind w:right="30"/>
              <w:jc w:val="right"/>
              <w:rPr>
                <w:sz w:val="20"/>
                <w:szCs w:val="20"/>
              </w:rPr>
            </w:pPr>
            <w:r>
              <w:rPr>
                <w:rFonts w:ascii="Arial" w:eastAsia="Arial" w:hAnsi="Arial" w:cs="Arial"/>
                <w:sz w:val="18"/>
                <w:szCs w:val="18"/>
              </w:rPr>
              <w:t>2253.48</w:t>
            </w:r>
          </w:p>
        </w:tc>
        <w:tc>
          <w:tcPr>
            <w:tcW w:w="900" w:type="dxa"/>
            <w:vAlign w:val="bottom"/>
          </w:tcPr>
          <w:p w14:paraId="0FF52235" w14:textId="77777777" w:rsidR="00987E15" w:rsidRDefault="0068775A">
            <w:pPr>
              <w:jc w:val="center"/>
              <w:rPr>
                <w:sz w:val="20"/>
                <w:szCs w:val="20"/>
              </w:rPr>
            </w:pPr>
            <w:r>
              <w:rPr>
                <w:rFonts w:ascii="Arial" w:eastAsia="Arial" w:hAnsi="Arial" w:cs="Arial"/>
                <w:w w:val="94"/>
                <w:sz w:val="18"/>
                <w:szCs w:val="18"/>
              </w:rPr>
              <w:t>340.10</w:t>
            </w:r>
          </w:p>
        </w:tc>
        <w:tc>
          <w:tcPr>
            <w:tcW w:w="820" w:type="dxa"/>
            <w:vAlign w:val="bottom"/>
          </w:tcPr>
          <w:p w14:paraId="4A2E15A8" w14:textId="77777777" w:rsidR="00987E15" w:rsidRDefault="0068775A">
            <w:pPr>
              <w:ind w:right="30"/>
              <w:jc w:val="right"/>
              <w:rPr>
                <w:sz w:val="20"/>
                <w:szCs w:val="20"/>
              </w:rPr>
            </w:pPr>
            <w:r>
              <w:rPr>
                <w:rFonts w:ascii="Arial" w:eastAsia="Arial" w:hAnsi="Arial" w:cs="Arial"/>
                <w:sz w:val="18"/>
                <w:szCs w:val="18"/>
              </w:rPr>
              <w:t>B.1</w:t>
            </w:r>
          </w:p>
        </w:tc>
      </w:tr>
      <w:tr w:rsidR="00987E15" w14:paraId="36F64E09" w14:textId="77777777">
        <w:trPr>
          <w:trHeight w:val="224"/>
        </w:trPr>
        <w:tc>
          <w:tcPr>
            <w:tcW w:w="2700" w:type="dxa"/>
            <w:vAlign w:val="bottom"/>
          </w:tcPr>
          <w:p w14:paraId="0DB12F3F" w14:textId="77777777" w:rsidR="00987E15" w:rsidRDefault="00987E15">
            <w:pPr>
              <w:rPr>
                <w:sz w:val="19"/>
                <w:szCs w:val="19"/>
              </w:rPr>
            </w:pPr>
          </w:p>
        </w:tc>
        <w:tc>
          <w:tcPr>
            <w:tcW w:w="1060" w:type="dxa"/>
            <w:vAlign w:val="bottom"/>
          </w:tcPr>
          <w:p w14:paraId="616E2B4C" w14:textId="77777777" w:rsidR="00987E15" w:rsidRDefault="0068775A">
            <w:pPr>
              <w:ind w:left="270"/>
              <w:jc w:val="center"/>
              <w:rPr>
                <w:sz w:val="20"/>
                <w:szCs w:val="20"/>
              </w:rPr>
            </w:pPr>
            <w:r>
              <w:rPr>
                <w:rFonts w:ascii="Arial" w:eastAsia="Arial" w:hAnsi="Arial" w:cs="Arial"/>
                <w:w w:val="97"/>
                <w:sz w:val="18"/>
                <w:szCs w:val="18"/>
              </w:rPr>
              <w:t>(7.89)</w:t>
            </w:r>
          </w:p>
        </w:tc>
        <w:tc>
          <w:tcPr>
            <w:tcW w:w="1060" w:type="dxa"/>
            <w:vAlign w:val="bottom"/>
          </w:tcPr>
          <w:p w14:paraId="5A7FF147" w14:textId="77777777" w:rsidR="00987E15" w:rsidRDefault="0068775A">
            <w:pPr>
              <w:ind w:left="70"/>
              <w:jc w:val="center"/>
              <w:rPr>
                <w:sz w:val="20"/>
                <w:szCs w:val="20"/>
              </w:rPr>
            </w:pPr>
            <w:r>
              <w:rPr>
                <w:rFonts w:ascii="Arial" w:eastAsia="Arial" w:hAnsi="Arial" w:cs="Arial"/>
                <w:w w:val="98"/>
                <w:sz w:val="18"/>
                <w:szCs w:val="18"/>
              </w:rPr>
              <w:t>(288.52)</w:t>
            </w:r>
          </w:p>
        </w:tc>
        <w:tc>
          <w:tcPr>
            <w:tcW w:w="1060" w:type="dxa"/>
            <w:vAlign w:val="bottom"/>
          </w:tcPr>
          <w:p w14:paraId="7958157E" w14:textId="77777777" w:rsidR="00987E15" w:rsidRDefault="0068775A">
            <w:pPr>
              <w:ind w:right="30"/>
              <w:jc w:val="right"/>
              <w:rPr>
                <w:sz w:val="20"/>
                <w:szCs w:val="20"/>
              </w:rPr>
            </w:pPr>
            <w:r>
              <w:rPr>
                <w:rFonts w:ascii="Arial" w:eastAsia="Arial" w:hAnsi="Arial" w:cs="Arial"/>
                <w:sz w:val="18"/>
                <w:szCs w:val="18"/>
              </w:rPr>
              <w:t>(767.58)</w:t>
            </w:r>
          </w:p>
        </w:tc>
        <w:tc>
          <w:tcPr>
            <w:tcW w:w="900" w:type="dxa"/>
            <w:vAlign w:val="bottom"/>
          </w:tcPr>
          <w:p w14:paraId="433D87C5" w14:textId="77777777" w:rsidR="00987E15" w:rsidRDefault="0068775A">
            <w:pPr>
              <w:jc w:val="center"/>
              <w:rPr>
                <w:sz w:val="20"/>
                <w:szCs w:val="20"/>
              </w:rPr>
            </w:pPr>
            <w:r>
              <w:rPr>
                <w:rFonts w:ascii="Arial" w:eastAsia="Arial" w:hAnsi="Arial" w:cs="Arial"/>
                <w:w w:val="98"/>
                <w:sz w:val="18"/>
                <w:szCs w:val="18"/>
              </w:rPr>
              <w:t>(110.21)</w:t>
            </w:r>
          </w:p>
        </w:tc>
        <w:tc>
          <w:tcPr>
            <w:tcW w:w="820" w:type="dxa"/>
            <w:vAlign w:val="bottom"/>
          </w:tcPr>
          <w:p w14:paraId="2A8E7A4B" w14:textId="77777777" w:rsidR="00987E15" w:rsidRDefault="00987E15">
            <w:pPr>
              <w:rPr>
                <w:sz w:val="19"/>
                <w:szCs w:val="19"/>
              </w:rPr>
            </w:pPr>
          </w:p>
        </w:tc>
      </w:tr>
      <w:tr w:rsidR="00987E15" w14:paraId="1E79BCF9" w14:textId="77777777">
        <w:trPr>
          <w:trHeight w:val="47"/>
        </w:trPr>
        <w:tc>
          <w:tcPr>
            <w:tcW w:w="2700" w:type="dxa"/>
            <w:tcBorders>
              <w:bottom w:val="single" w:sz="8" w:space="0" w:color="auto"/>
            </w:tcBorders>
            <w:vAlign w:val="bottom"/>
          </w:tcPr>
          <w:p w14:paraId="221C915A" w14:textId="77777777" w:rsidR="00987E15" w:rsidRDefault="00987E15">
            <w:pPr>
              <w:rPr>
                <w:sz w:val="4"/>
                <w:szCs w:val="4"/>
              </w:rPr>
            </w:pPr>
          </w:p>
        </w:tc>
        <w:tc>
          <w:tcPr>
            <w:tcW w:w="1060" w:type="dxa"/>
            <w:tcBorders>
              <w:bottom w:val="single" w:sz="8" w:space="0" w:color="auto"/>
            </w:tcBorders>
            <w:vAlign w:val="bottom"/>
          </w:tcPr>
          <w:p w14:paraId="3D00FA9E" w14:textId="77777777" w:rsidR="00987E15" w:rsidRDefault="00987E15">
            <w:pPr>
              <w:rPr>
                <w:sz w:val="4"/>
                <w:szCs w:val="4"/>
              </w:rPr>
            </w:pPr>
          </w:p>
        </w:tc>
        <w:tc>
          <w:tcPr>
            <w:tcW w:w="1060" w:type="dxa"/>
            <w:tcBorders>
              <w:bottom w:val="single" w:sz="8" w:space="0" w:color="auto"/>
            </w:tcBorders>
            <w:vAlign w:val="bottom"/>
          </w:tcPr>
          <w:p w14:paraId="699B5FD4" w14:textId="77777777" w:rsidR="00987E15" w:rsidRDefault="00987E15">
            <w:pPr>
              <w:rPr>
                <w:sz w:val="4"/>
                <w:szCs w:val="4"/>
              </w:rPr>
            </w:pPr>
          </w:p>
        </w:tc>
        <w:tc>
          <w:tcPr>
            <w:tcW w:w="1060" w:type="dxa"/>
            <w:tcBorders>
              <w:bottom w:val="single" w:sz="8" w:space="0" w:color="auto"/>
            </w:tcBorders>
            <w:vAlign w:val="bottom"/>
          </w:tcPr>
          <w:p w14:paraId="08B83F74" w14:textId="77777777" w:rsidR="00987E15" w:rsidRDefault="00987E15">
            <w:pPr>
              <w:rPr>
                <w:sz w:val="4"/>
                <w:szCs w:val="4"/>
              </w:rPr>
            </w:pPr>
          </w:p>
        </w:tc>
        <w:tc>
          <w:tcPr>
            <w:tcW w:w="900" w:type="dxa"/>
            <w:tcBorders>
              <w:bottom w:val="single" w:sz="8" w:space="0" w:color="auto"/>
            </w:tcBorders>
            <w:vAlign w:val="bottom"/>
          </w:tcPr>
          <w:p w14:paraId="1F670D26" w14:textId="77777777" w:rsidR="00987E15" w:rsidRDefault="00987E15">
            <w:pPr>
              <w:rPr>
                <w:sz w:val="4"/>
                <w:szCs w:val="4"/>
              </w:rPr>
            </w:pPr>
          </w:p>
        </w:tc>
        <w:tc>
          <w:tcPr>
            <w:tcW w:w="820" w:type="dxa"/>
            <w:tcBorders>
              <w:bottom w:val="single" w:sz="8" w:space="0" w:color="auto"/>
            </w:tcBorders>
            <w:vAlign w:val="bottom"/>
          </w:tcPr>
          <w:p w14:paraId="4F7033A2" w14:textId="77777777" w:rsidR="00987E15" w:rsidRDefault="00987E15">
            <w:pPr>
              <w:rPr>
                <w:sz w:val="4"/>
                <w:szCs w:val="4"/>
              </w:rPr>
            </w:pPr>
          </w:p>
        </w:tc>
      </w:tr>
      <w:tr w:rsidR="00987E15" w14:paraId="5B8E6416" w14:textId="77777777">
        <w:trPr>
          <w:trHeight w:val="257"/>
        </w:trPr>
        <w:tc>
          <w:tcPr>
            <w:tcW w:w="2700" w:type="dxa"/>
            <w:vAlign w:val="bottom"/>
          </w:tcPr>
          <w:p w14:paraId="3F535E3F" w14:textId="77777777" w:rsidR="00987E15" w:rsidRDefault="0068775A">
            <w:pPr>
              <w:ind w:left="120"/>
              <w:rPr>
                <w:sz w:val="20"/>
                <w:szCs w:val="20"/>
              </w:rPr>
            </w:pPr>
            <w:r>
              <w:rPr>
                <w:rFonts w:ascii="Arial" w:eastAsia="Arial" w:hAnsi="Arial" w:cs="Arial"/>
                <w:sz w:val="18"/>
                <w:szCs w:val="18"/>
              </w:rPr>
              <w:t>2. basic controls, no</w:t>
            </w:r>
          </w:p>
        </w:tc>
        <w:tc>
          <w:tcPr>
            <w:tcW w:w="1060" w:type="dxa"/>
            <w:vAlign w:val="bottom"/>
          </w:tcPr>
          <w:p w14:paraId="7C535CCB" w14:textId="77777777" w:rsidR="00987E15" w:rsidRDefault="0068775A">
            <w:pPr>
              <w:ind w:left="290"/>
              <w:jc w:val="center"/>
              <w:rPr>
                <w:sz w:val="20"/>
                <w:szCs w:val="20"/>
              </w:rPr>
            </w:pPr>
            <w:r>
              <w:rPr>
                <w:rFonts w:ascii="Arial" w:eastAsia="Arial" w:hAnsi="Arial" w:cs="Arial"/>
                <w:w w:val="91"/>
                <w:sz w:val="18"/>
                <w:szCs w:val="18"/>
              </w:rPr>
              <w:t>4.51</w:t>
            </w:r>
          </w:p>
        </w:tc>
        <w:tc>
          <w:tcPr>
            <w:tcW w:w="1060" w:type="dxa"/>
            <w:vAlign w:val="bottom"/>
          </w:tcPr>
          <w:p w14:paraId="251BC3A5" w14:textId="77777777" w:rsidR="00987E15" w:rsidRDefault="0068775A">
            <w:pPr>
              <w:ind w:left="90"/>
              <w:jc w:val="center"/>
              <w:rPr>
                <w:sz w:val="20"/>
                <w:szCs w:val="20"/>
              </w:rPr>
            </w:pPr>
            <w:r>
              <w:rPr>
                <w:rFonts w:ascii="Arial" w:eastAsia="Arial" w:hAnsi="Arial" w:cs="Arial"/>
                <w:w w:val="94"/>
                <w:sz w:val="18"/>
                <w:szCs w:val="18"/>
              </w:rPr>
              <w:t>158.55</w:t>
            </w:r>
          </w:p>
        </w:tc>
        <w:tc>
          <w:tcPr>
            <w:tcW w:w="1060" w:type="dxa"/>
            <w:vAlign w:val="bottom"/>
          </w:tcPr>
          <w:p w14:paraId="352D59FF" w14:textId="77777777" w:rsidR="00987E15" w:rsidRDefault="0068775A">
            <w:pPr>
              <w:ind w:right="90"/>
              <w:jc w:val="right"/>
              <w:rPr>
                <w:sz w:val="20"/>
                <w:szCs w:val="20"/>
              </w:rPr>
            </w:pPr>
            <w:r>
              <w:rPr>
                <w:rFonts w:ascii="Arial" w:eastAsia="Arial" w:hAnsi="Arial" w:cs="Arial"/>
                <w:sz w:val="18"/>
                <w:szCs w:val="18"/>
              </w:rPr>
              <w:t>416.98</w:t>
            </w:r>
          </w:p>
        </w:tc>
        <w:tc>
          <w:tcPr>
            <w:tcW w:w="900" w:type="dxa"/>
            <w:vAlign w:val="bottom"/>
          </w:tcPr>
          <w:p w14:paraId="27E2694D" w14:textId="77777777" w:rsidR="00987E15" w:rsidRDefault="0068775A">
            <w:pPr>
              <w:jc w:val="center"/>
              <w:rPr>
                <w:sz w:val="20"/>
                <w:szCs w:val="20"/>
              </w:rPr>
            </w:pPr>
            <w:r>
              <w:rPr>
                <w:rFonts w:ascii="Arial" w:eastAsia="Arial" w:hAnsi="Arial" w:cs="Arial"/>
                <w:w w:val="94"/>
                <w:sz w:val="18"/>
                <w:szCs w:val="18"/>
              </w:rPr>
              <w:t>196.97</w:t>
            </w:r>
          </w:p>
        </w:tc>
        <w:tc>
          <w:tcPr>
            <w:tcW w:w="820" w:type="dxa"/>
            <w:vAlign w:val="bottom"/>
          </w:tcPr>
          <w:p w14:paraId="33EE6466" w14:textId="77777777" w:rsidR="00987E15" w:rsidRDefault="0068775A">
            <w:pPr>
              <w:ind w:right="30"/>
              <w:jc w:val="right"/>
              <w:rPr>
                <w:sz w:val="20"/>
                <w:szCs w:val="20"/>
              </w:rPr>
            </w:pPr>
            <w:r>
              <w:rPr>
                <w:rFonts w:ascii="Arial" w:eastAsia="Arial" w:hAnsi="Arial" w:cs="Arial"/>
                <w:sz w:val="18"/>
                <w:szCs w:val="18"/>
              </w:rPr>
              <w:t>B.2</w:t>
            </w:r>
          </w:p>
        </w:tc>
      </w:tr>
      <w:tr w:rsidR="00987E15" w14:paraId="47EFE6AF" w14:textId="77777777">
        <w:trPr>
          <w:trHeight w:val="224"/>
        </w:trPr>
        <w:tc>
          <w:tcPr>
            <w:tcW w:w="2700" w:type="dxa"/>
            <w:vAlign w:val="bottom"/>
          </w:tcPr>
          <w:p w14:paraId="00A28154" w14:textId="77777777" w:rsidR="00987E15" w:rsidRDefault="0068775A">
            <w:pPr>
              <w:ind w:left="120"/>
              <w:rPr>
                <w:sz w:val="20"/>
                <w:szCs w:val="20"/>
              </w:rPr>
            </w:pPr>
            <w:r>
              <w:rPr>
                <w:rFonts w:ascii="Arial" w:eastAsia="Arial" w:hAnsi="Arial" w:cs="Arial"/>
                <w:sz w:val="18"/>
                <w:szCs w:val="18"/>
              </w:rPr>
              <w:t>school in Sep 2020</w:t>
            </w:r>
          </w:p>
        </w:tc>
        <w:tc>
          <w:tcPr>
            <w:tcW w:w="1060" w:type="dxa"/>
            <w:vAlign w:val="bottom"/>
          </w:tcPr>
          <w:p w14:paraId="7548251D" w14:textId="77777777" w:rsidR="00987E15" w:rsidRDefault="0068775A">
            <w:pPr>
              <w:ind w:left="270"/>
              <w:jc w:val="center"/>
              <w:rPr>
                <w:sz w:val="20"/>
                <w:szCs w:val="20"/>
              </w:rPr>
            </w:pPr>
            <w:r>
              <w:rPr>
                <w:rFonts w:ascii="Arial" w:eastAsia="Arial" w:hAnsi="Arial" w:cs="Arial"/>
                <w:w w:val="97"/>
                <w:sz w:val="18"/>
                <w:szCs w:val="18"/>
              </w:rPr>
              <w:t>(7.39)</w:t>
            </w:r>
          </w:p>
        </w:tc>
        <w:tc>
          <w:tcPr>
            <w:tcW w:w="1060" w:type="dxa"/>
            <w:vAlign w:val="bottom"/>
          </w:tcPr>
          <w:p w14:paraId="6BC4D32D" w14:textId="77777777" w:rsidR="00987E15" w:rsidRDefault="0068775A">
            <w:pPr>
              <w:ind w:left="70"/>
              <w:jc w:val="center"/>
              <w:rPr>
                <w:sz w:val="20"/>
                <w:szCs w:val="20"/>
              </w:rPr>
            </w:pPr>
            <w:r>
              <w:rPr>
                <w:rFonts w:ascii="Arial" w:eastAsia="Arial" w:hAnsi="Arial" w:cs="Arial"/>
                <w:w w:val="98"/>
                <w:sz w:val="18"/>
                <w:szCs w:val="18"/>
              </w:rPr>
              <w:t>(174.10)</w:t>
            </w:r>
          </w:p>
        </w:tc>
        <w:tc>
          <w:tcPr>
            <w:tcW w:w="1060" w:type="dxa"/>
            <w:vAlign w:val="bottom"/>
          </w:tcPr>
          <w:p w14:paraId="78E664A6" w14:textId="77777777" w:rsidR="00987E15" w:rsidRDefault="0068775A">
            <w:pPr>
              <w:ind w:right="30"/>
              <w:jc w:val="right"/>
              <w:rPr>
                <w:sz w:val="20"/>
                <w:szCs w:val="20"/>
              </w:rPr>
            </w:pPr>
            <w:r>
              <w:rPr>
                <w:rFonts w:ascii="Arial" w:eastAsia="Arial" w:hAnsi="Arial" w:cs="Arial"/>
                <w:sz w:val="18"/>
                <w:szCs w:val="18"/>
              </w:rPr>
              <w:t>(462.94)</w:t>
            </w:r>
          </w:p>
        </w:tc>
        <w:tc>
          <w:tcPr>
            <w:tcW w:w="900" w:type="dxa"/>
            <w:vAlign w:val="bottom"/>
          </w:tcPr>
          <w:p w14:paraId="39B02586" w14:textId="77777777" w:rsidR="00987E15" w:rsidRDefault="0068775A">
            <w:pPr>
              <w:jc w:val="center"/>
              <w:rPr>
                <w:sz w:val="20"/>
                <w:szCs w:val="20"/>
              </w:rPr>
            </w:pPr>
            <w:r>
              <w:rPr>
                <w:rFonts w:ascii="Arial" w:eastAsia="Arial" w:hAnsi="Arial" w:cs="Arial"/>
                <w:w w:val="98"/>
                <w:sz w:val="18"/>
                <w:szCs w:val="18"/>
              </w:rPr>
              <w:t>(131.18)</w:t>
            </w:r>
          </w:p>
        </w:tc>
        <w:tc>
          <w:tcPr>
            <w:tcW w:w="820" w:type="dxa"/>
            <w:vAlign w:val="bottom"/>
          </w:tcPr>
          <w:p w14:paraId="359C4AD7" w14:textId="77777777" w:rsidR="00987E15" w:rsidRDefault="00987E15">
            <w:pPr>
              <w:rPr>
                <w:sz w:val="19"/>
                <w:szCs w:val="19"/>
              </w:rPr>
            </w:pPr>
          </w:p>
        </w:tc>
      </w:tr>
      <w:tr w:rsidR="00987E15" w14:paraId="25625ED0" w14:textId="77777777">
        <w:trPr>
          <w:trHeight w:val="47"/>
        </w:trPr>
        <w:tc>
          <w:tcPr>
            <w:tcW w:w="2700" w:type="dxa"/>
            <w:tcBorders>
              <w:bottom w:val="single" w:sz="8" w:space="0" w:color="auto"/>
            </w:tcBorders>
            <w:vAlign w:val="bottom"/>
          </w:tcPr>
          <w:p w14:paraId="5971937A" w14:textId="77777777" w:rsidR="00987E15" w:rsidRDefault="00987E15">
            <w:pPr>
              <w:rPr>
                <w:sz w:val="4"/>
                <w:szCs w:val="4"/>
              </w:rPr>
            </w:pPr>
          </w:p>
        </w:tc>
        <w:tc>
          <w:tcPr>
            <w:tcW w:w="1060" w:type="dxa"/>
            <w:tcBorders>
              <w:bottom w:val="single" w:sz="8" w:space="0" w:color="auto"/>
            </w:tcBorders>
            <w:vAlign w:val="bottom"/>
          </w:tcPr>
          <w:p w14:paraId="7533893B" w14:textId="77777777" w:rsidR="00987E15" w:rsidRDefault="00987E15">
            <w:pPr>
              <w:rPr>
                <w:sz w:val="4"/>
                <w:szCs w:val="4"/>
              </w:rPr>
            </w:pPr>
          </w:p>
        </w:tc>
        <w:tc>
          <w:tcPr>
            <w:tcW w:w="1060" w:type="dxa"/>
            <w:tcBorders>
              <w:bottom w:val="single" w:sz="8" w:space="0" w:color="auto"/>
            </w:tcBorders>
            <w:vAlign w:val="bottom"/>
          </w:tcPr>
          <w:p w14:paraId="55249B70" w14:textId="77777777" w:rsidR="00987E15" w:rsidRDefault="00987E15">
            <w:pPr>
              <w:rPr>
                <w:sz w:val="4"/>
                <w:szCs w:val="4"/>
              </w:rPr>
            </w:pPr>
          </w:p>
        </w:tc>
        <w:tc>
          <w:tcPr>
            <w:tcW w:w="1060" w:type="dxa"/>
            <w:tcBorders>
              <w:bottom w:val="single" w:sz="8" w:space="0" w:color="auto"/>
            </w:tcBorders>
            <w:vAlign w:val="bottom"/>
          </w:tcPr>
          <w:p w14:paraId="786BED07" w14:textId="77777777" w:rsidR="00987E15" w:rsidRDefault="00987E15">
            <w:pPr>
              <w:rPr>
                <w:sz w:val="4"/>
                <w:szCs w:val="4"/>
              </w:rPr>
            </w:pPr>
          </w:p>
        </w:tc>
        <w:tc>
          <w:tcPr>
            <w:tcW w:w="900" w:type="dxa"/>
            <w:tcBorders>
              <w:bottom w:val="single" w:sz="8" w:space="0" w:color="auto"/>
            </w:tcBorders>
            <w:vAlign w:val="bottom"/>
          </w:tcPr>
          <w:p w14:paraId="5F712179" w14:textId="77777777" w:rsidR="00987E15" w:rsidRDefault="00987E15">
            <w:pPr>
              <w:rPr>
                <w:sz w:val="4"/>
                <w:szCs w:val="4"/>
              </w:rPr>
            </w:pPr>
          </w:p>
        </w:tc>
        <w:tc>
          <w:tcPr>
            <w:tcW w:w="820" w:type="dxa"/>
            <w:tcBorders>
              <w:bottom w:val="single" w:sz="8" w:space="0" w:color="auto"/>
            </w:tcBorders>
            <w:vAlign w:val="bottom"/>
          </w:tcPr>
          <w:p w14:paraId="121E0995" w14:textId="77777777" w:rsidR="00987E15" w:rsidRDefault="00987E15">
            <w:pPr>
              <w:rPr>
                <w:sz w:val="4"/>
                <w:szCs w:val="4"/>
              </w:rPr>
            </w:pPr>
          </w:p>
        </w:tc>
      </w:tr>
      <w:tr w:rsidR="00987E15" w14:paraId="21056F70" w14:textId="77777777">
        <w:trPr>
          <w:trHeight w:val="257"/>
        </w:trPr>
        <w:tc>
          <w:tcPr>
            <w:tcW w:w="2700" w:type="dxa"/>
            <w:vAlign w:val="bottom"/>
          </w:tcPr>
          <w:p w14:paraId="49DC288E" w14:textId="77777777" w:rsidR="00987E15" w:rsidRDefault="0068775A">
            <w:pPr>
              <w:ind w:left="120"/>
              <w:rPr>
                <w:sz w:val="20"/>
                <w:szCs w:val="20"/>
              </w:rPr>
            </w:pPr>
            <w:r>
              <w:rPr>
                <w:rFonts w:ascii="Arial" w:eastAsia="Arial" w:hAnsi="Arial" w:cs="Arial"/>
                <w:sz w:val="18"/>
                <w:szCs w:val="18"/>
              </w:rPr>
              <w:t>3. basic controls, schools</w:t>
            </w:r>
          </w:p>
        </w:tc>
        <w:tc>
          <w:tcPr>
            <w:tcW w:w="1060" w:type="dxa"/>
            <w:vAlign w:val="bottom"/>
          </w:tcPr>
          <w:p w14:paraId="1E0CA502" w14:textId="77777777" w:rsidR="00987E15" w:rsidRDefault="0068775A">
            <w:pPr>
              <w:ind w:left="290"/>
              <w:jc w:val="center"/>
              <w:rPr>
                <w:sz w:val="20"/>
                <w:szCs w:val="20"/>
              </w:rPr>
            </w:pPr>
            <w:r>
              <w:rPr>
                <w:rFonts w:ascii="Arial" w:eastAsia="Arial" w:hAnsi="Arial" w:cs="Arial"/>
                <w:w w:val="91"/>
                <w:sz w:val="18"/>
                <w:szCs w:val="18"/>
              </w:rPr>
              <w:t>4.24</w:t>
            </w:r>
          </w:p>
        </w:tc>
        <w:tc>
          <w:tcPr>
            <w:tcW w:w="1060" w:type="dxa"/>
            <w:vAlign w:val="bottom"/>
          </w:tcPr>
          <w:p w14:paraId="6622F3E6" w14:textId="77777777" w:rsidR="00987E15" w:rsidRDefault="0068775A">
            <w:pPr>
              <w:ind w:left="90"/>
              <w:jc w:val="center"/>
              <w:rPr>
                <w:sz w:val="20"/>
                <w:szCs w:val="20"/>
              </w:rPr>
            </w:pPr>
            <w:r>
              <w:rPr>
                <w:rFonts w:ascii="Arial" w:eastAsia="Arial" w:hAnsi="Arial" w:cs="Arial"/>
                <w:w w:val="94"/>
                <w:sz w:val="18"/>
                <w:szCs w:val="18"/>
              </w:rPr>
              <w:t>153.71</w:t>
            </w:r>
          </w:p>
        </w:tc>
        <w:tc>
          <w:tcPr>
            <w:tcW w:w="1060" w:type="dxa"/>
            <w:vAlign w:val="bottom"/>
          </w:tcPr>
          <w:p w14:paraId="65F3A4E8" w14:textId="77777777" w:rsidR="00987E15" w:rsidRDefault="0068775A">
            <w:pPr>
              <w:ind w:right="90"/>
              <w:jc w:val="right"/>
              <w:rPr>
                <w:sz w:val="20"/>
                <w:szCs w:val="20"/>
              </w:rPr>
            </w:pPr>
            <w:r>
              <w:rPr>
                <w:rFonts w:ascii="Arial" w:eastAsia="Arial" w:hAnsi="Arial" w:cs="Arial"/>
                <w:sz w:val="18"/>
                <w:szCs w:val="18"/>
              </w:rPr>
              <w:t>409.73</w:t>
            </w:r>
          </w:p>
        </w:tc>
        <w:tc>
          <w:tcPr>
            <w:tcW w:w="900" w:type="dxa"/>
            <w:vAlign w:val="bottom"/>
          </w:tcPr>
          <w:p w14:paraId="4F0A36C4" w14:textId="77777777" w:rsidR="00987E15" w:rsidRDefault="0068775A">
            <w:pPr>
              <w:jc w:val="center"/>
              <w:rPr>
                <w:sz w:val="20"/>
                <w:szCs w:val="20"/>
              </w:rPr>
            </w:pPr>
            <w:r>
              <w:rPr>
                <w:rFonts w:ascii="Arial" w:eastAsia="Arial" w:hAnsi="Arial" w:cs="Arial"/>
                <w:w w:val="94"/>
                <w:sz w:val="18"/>
                <w:szCs w:val="18"/>
              </w:rPr>
              <w:t>199.35</w:t>
            </w:r>
          </w:p>
        </w:tc>
        <w:tc>
          <w:tcPr>
            <w:tcW w:w="820" w:type="dxa"/>
            <w:vAlign w:val="bottom"/>
          </w:tcPr>
          <w:p w14:paraId="55E3D8EA" w14:textId="77777777" w:rsidR="00987E15" w:rsidRDefault="0068775A">
            <w:pPr>
              <w:ind w:right="30"/>
              <w:jc w:val="right"/>
              <w:rPr>
                <w:sz w:val="20"/>
                <w:szCs w:val="20"/>
              </w:rPr>
            </w:pPr>
            <w:r>
              <w:rPr>
                <w:rFonts w:ascii="Arial" w:eastAsia="Arial" w:hAnsi="Arial" w:cs="Arial"/>
                <w:sz w:val="18"/>
                <w:szCs w:val="18"/>
              </w:rPr>
              <w:t>B.3</w:t>
            </w:r>
          </w:p>
        </w:tc>
      </w:tr>
      <w:tr w:rsidR="00987E15" w14:paraId="16F2252E" w14:textId="77777777">
        <w:trPr>
          <w:trHeight w:val="224"/>
        </w:trPr>
        <w:tc>
          <w:tcPr>
            <w:tcW w:w="2700" w:type="dxa"/>
            <w:vAlign w:val="bottom"/>
          </w:tcPr>
          <w:p w14:paraId="6890DAC6" w14:textId="77777777" w:rsidR="00987E15" w:rsidRDefault="0068775A">
            <w:pPr>
              <w:ind w:left="120"/>
              <w:rPr>
                <w:sz w:val="20"/>
                <w:szCs w:val="20"/>
              </w:rPr>
            </w:pPr>
            <w:r>
              <w:rPr>
                <w:rFonts w:ascii="Arial" w:eastAsia="Arial" w:hAnsi="Arial" w:cs="Arial"/>
                <w:sz w:val="18"/>
                <w:szCs w:val="18"/>
              </w:rPr>
              <w:t>open in Sep 2020</w:t>
            </w:r>
          </w:p>
        </w:tc>
        <w:tc>
          <w:tcPr>
            <w:tcW w:w="1060" w:type="dxa"/>
            <w:vAlign w:val="bottom"/>
          </w:tcPr>
          <w:p w14:paraId="1825DBE3" w14:textId="77777777" w:rsidR="00987E15" w:rsidRDefault="0068775A">
            <w:pPr>
              <w:ind w:left="270"/>
              <w:jc w:val="center"/>
              <w:rPr>
                <w:sz w:val="20"/>
                <w:szCs w:val="20"/>
              </w:rPr>
            </w:pPr>
            <w:r>
              <w:rPr>
                <w:rFonts w:ascii="Arial" w:eastAsia="Arial" w:hAnsi="Arial" w:cs="Arial"/>
                <w:w w:val="97"/>
                <w:sz w:val="18"/>
                <w:szCs w:val="18"/>
              </w:rPr>
              <w:t>(7.29)</w:t>
            </w:r>
          </w:p>
        </w:tc>
        <w:tc>
          <w:tcPr>
            <w:tcW w:w="1060" w:type="dxa"/>
            <w:vAlign w:val="bottom"/>
          </w:tcPr>
          <w:p w14:paraId="7F7153E6" w14:textId="77777777" w:rsidR="00987E15" w:rsidRDefault="0068775A">
            <w:pPr>
              <w:ind w:left="70"/>
              <w:jc w:val="center"/>
              <w:rPr>
                <w:sz w:val="20"/>
                <w:szCs w:val="20"/>
              </w:rPr>
            </w:pPr>
            <w:r>
              <w:rPr>
                <w:rFonts w:ascii="Arial" w:eastAsia="Arial" w:hAnsi="Arial" w:cs="Arial"/>
                <w:w w:val="98"/>
                <w:sz w:val="18"/>
                <w:szCs w:val="18"/>
              </w:rPr>
              <w:t>(168.55)</w:t>
            </w:r>
          </w:p>
        </w:tc>
        <w:tc>
          <w:tcPr>
            <w:tcW w:w="1060" w:type="dxa"/>
            <w:vAlign w:val="bottom"/>
          </w:tcPr>
          <w:p w14:paraId="39ACA6DA" w14:textId="77777777" w:rsidR="00987E15" w:rsidRDefault="0068775A">
            <w:pPr>
              <w:ind w:right="30"/>
              <w:jc w:val="right"/>
              <w:rPr>
                <w:sz w:val="20"/>
                <w:szCs w:val="20"/>
              </w:rPr>
            </w:pPr>
            <w:r>
              <w:rPr>
                <w:rFonts w:ascii="Arial" w:eastAsia="Arial" w:hAnsi="Arial" w:cs="Arial"/>
                <w:sz w:val="18"/>
                <w:szCs w:val="18"/>
              </w:rPr>
              <w:t>(454.12)</w:t>
            </w:r>
          </w:p>
        </w:tc>
        <w:tc>
          <w:tcPr>
            <w:tcW w:w="900" w:type="dxa"/>
            <w:vAlign w:val="bottom"/>
          </w:tcPr>
          <w:p w14:paraId="2F89BC42" w14:textId="77777777" w:rsidR="00987E15" w:rsidRDefault="0068775A">
            <w:pPr>
              <w:jc w:val="center"/>
              <w:rPr>
                <w:sz w:val="20"/>
                <w:szCs w:val="20"/>
              </w:rPr>
            </w:pPr>
            <w:r>
              <w:rPr>
                <w:rFonts w:ascii="Arial" w:eastAsia="Arial" w:hAnsi="Arial" w:cs="Arial"/>
                <w:w w:val="98"/>
                <w:sz w:val="18"/>
                <w:szCs w:val="18"/>
              </w:rPr>
              <w:t>(129.00)</w:t>
            </w:r>
          </w:p>
        </w:tc>
        <w:tc>
          <w:tcPr>
            <w:tcW w:w="820" w:type="dxa"/>
            <w:vAlign w:val="bottom"/>
          </w:tcPr>
          <w:p w14:paraId="5207F941" w14:textId="77777777" w:rsidR="00987E15" w:rsidRDefault="00987E15">
            <w:pPr>
              <w:rPr>
                <w:sz w:val="19"/>
                <w:szCs w:val="19"/>
              </w:rPr>
            </w:pPr>
          </w:p>
        </w:tc>
      </w:tr>
      <w:tr w:rsidR="00987E15" w14:paraId="7DD7E78B" w14:textId="77777777">
        <w:trPr>
          <w:trHeight w:val="47"/>
        </w:trPr>
        <w:tc>
          <w:tcPr>
            <w:tcW w:w="2700" w:type="dxa"/>
            <w:tcBorders>
              <w:bottom w:val="single" w:sz="8" w:space="0" w:color="auto"/>
            </w:tcBorders>
            <w:vAlign w:val="bottom"/>
          </w:tcPr>
          <w:p w14:paraId="62892522" w14:textId="77777777" w:rsidR="00987E15" w:rsidRDefault="00987E15">
            <w:pPr>
              <w:rPr>
                <w:sz w:val="4"/>
                <w:szCs w:val="4"/>
              </w:rPr>
            </w:pPr>
          </w:p>
        </w:tc>
        <w:tc>
          <w:tcPr>
            <w:tcW w:w="1060" w:type="dxa"/>
            <w:tcBorders>
              <w:bottom w:val="single" w:sz="8" w:space="0" w:color="auto"/>
            </w:tcBorders>
            <w:vAlign w:val="bottom"/>
          </w:tcPr>
          <w:p w14:paraId="426277DF" w14:textId="77777777" w:rsidR="00987E15" w:rsidRDefault="00987E15">
            <w:pPr>
              <w:rPr>
                <w:sz w:val="4"/>
                <w:szCs w:val="4"/>
              </w:rPr>
            </w:pPr>
          </w:p>
        </w:tc>
        <w:tc>
          <w:tcPr>
            <w:tcW w:w="1060" w:type="dxa"/>
            <w:tcBorders>
              <w:bottom w:val="single" w:sz="8" w:space="0" w:color="auto"/>
            </w:tcBorders>
            <w:vAlign w:val="bottom"/>
          </w:tcPr>
          <w:p w14:paraId="569D7CC7" w14:textId="77777777" w:rsidR="00987E15" w:rsidRDefault="00987E15">
            <w:pPr>
              <w:rPr>
                <w:sz w:val="4"/>
                <w:szCs w:val="4"/>
              </w:rPr>
            </w:pPr>
          </w:p>
        </w:tc>
        <w:tc>
          <w:tcPr>
            <w:tcW w:w="1060" w:type="dxa"/>
            <w:tcBorders>
              <w:bottom w:val="single" w:sz="8" w:space="0" w:color="auto"/>
            </w:tcBorders>
            <w:vAlign w:val="bottom"/>
          </w:tcPr>
          <w:p w14:paraId="72C8C52B" w14:textId="77777777" w:rsidR="00987E15" w:rsidRDefault="00987E15">
            <w:pPr>
              <w:rPr>
                <w:sz w:val="4"/>
                <w:szCs w:val="4"/>
              </w:rPr>
            </w:pPr>
          </w:p>
        </w:tc>
        <w:tc>
          <w:tcPr>
            <w:tcW w:w="900" w:type="dxa"/>
            <w:tcBorders>
              <w:bottom w:val="single" w:sz="8" w:space="0" w:color="auto"/>
            </w:tcBorders>
            <w:vAlign w:val="bottom"/>
          </w:tcPr>
          <w:p w14:paraId="1B40EB86" w14:textId="77777777" w:rsidR="00987E15" w:rsidRDefault="00987E15">
            <w:pPr>
              <w:rPr>
                <w:sz w:val="4"/>
                <w:szCs w:val="4"/>
              </w:rPr>
            </w:pPr>
          </w:p>
        </w:tc>
        <w:tc>
          <w:tcPr>
            <w:tcW w:w="820" w:type="dxa"/>
            <w:tcBorders>
              <w:bottom w:val="single" w:sz="8" w:space="0" w:color="auto"/>
            </w:tcBorders>
            <w:vAlign w:val="bottom"/>
          </w:tcPr>
          <w:p w14:paraId="2498328C" w14:textId="77777777" w:rsidR="00987E15" w:rsidRDefault="00987E15">
            <w:pPr>
              <w:rPr>
                <w:sz w:val="4"/>
                <w:szCs w:val="4"/>
              </w:rPr>
            </w:pPr>
          </w:p>
        </w:tc>
      </w:tr>
      <w:tr w:rsidR="00987E15" w14:paraId="073BD8C3" w14:textId="77777777">
        <w:trPr>
          <w:trHeight w:val="257"/>
        </w:trPr>
        <w:tc>
          <w:tcPr>
            <w:tcW w:w="2700" w:type="dxa"/>
            <w:vAlign w:val="bottom"/>
          </w:tcPr>
          <w:p w14:paraId="5EDAB2A9" w14:textId="77777777" w:rsidR="00987E15" w:rsidRDefault="0068775A">
            <w:pPr>
              <w:ind w:left="120"/>
              <w:rPr>
                <w:sz w:val="20"/>
                <w:szCs w:val="20"/>
              </w:rPr>
            </w:pPr>
            <w:r>
              <w:rPr>
                <w:rFonts w:ascii="Arial" w:eastAsia="Arial" w:hAnsi="Arial" w:cs="Arial"/>
                <w:sz w:val="18"/>
                <w:szCs w:val="18"/>
              </w:rPr>
              <w:t>4. basic controls, stop</w:t>
            </w:r>
          </w:p>
        </w:tc>
        <w:tc>
          <w:tcPr>
            <w:tcW w:w="1060" w:type="dxa"/>
            <w:vAlign w:val="bottom"/>
          </w:tcPr>
          <w:p w14:paraId="0704DE48" w14:textId="77777777" w:rsidR="00987E15" w:rsidRDefault="0068775A">
            <w:pPr>
              <w:ind w:left="290"/>
              <w:jc w:val="center"/>
              <w:rPr>
                <w:sz w:val="20"/>
                <w:szCs w:val="20"/>
              </w:rPr>
            </w:pPr>
            <w:r>
              <w:rPr>
                <w:rFonts w:ascii="Arial" w:eastAsia="Arial" w:hAnsi="Arial" w:cs="Arial"/>
                <w:w w:val="91"/>
                <w:sz w:val="18"/>
                <w:szCs w:val="18"/>
              </w:rPr>
              <w:t>4.32</w:t>
            </w:r>
          </w:p>
        </w:tc>
        <w:tc>
          <w:tcPr>
            <w:tcW w:w="1060" w:type="dxa"/>
            <w:vAlign w:val="bottom"/>
          </w:tcPr>
          <w:p w14:paraId="60D01E4F" w14:textId="77777777" w:rsidR="00987E15" w:rsidRDefault="0068775A">
            <w:pPr>
              <w:ind w:left="90"/>
              <w:jc w:val="center"/>
              <w:rPr>
                <w:sz w:val="20"/>
                <w:szCs w:val="20"/>
              </w:rPr>
            </w:pPr>
            <w:r>
              <w:rPr>
                <w:rFonts w:ascii="Arial" w:eastAsia="Arial" w:hAnsi="Arial" w:cs="Arial"/>
                <w:w w:val="94"/>
                <w:sz w:val="18"/>
                <w:szCs w:val="18"/>
              </w:rPr>
              <w:t>120.17</w:t>
            </w:r>
          </w:p>
        </w:tc>
        <w:tc>
          <w:tcPr>
            <w:tcW w:w="1060" w:type="dxa"/>
            <w:vAlign w:val="bottom"/>
          </w:tcPr>
          <w:p w14:paraId="2B27B8B5" w14:textId="77777777" w:rsidR="00987E15" w:rsidRDefault="0068775A">
            <w:pPr>
              <w:ind w:right="90"/>
              <w:jc w:val="right"/>
              <w:rPr>
                <w:sz w:val="20"/>
                <w:szCs w:val="20"/>
              </w:rPr>
            </w:pPr>
            <w:r>
              <w:rPr>
                <w:rFonts w:ascii="Arial" w:eastAsia="Arial" w:hAnsi="Arial" w:cs="Arial"/>
                <w:sz w:val="18"/>
                <w:szCs w:val="18"/>
              </w:rPr>
              <w:t>334.68</w:t>
            </w:r>
          </w:p>
        </w:tc>
        <w:tc>
          <w:tcPr>
            <w:tcW w:w="900" w:type="dxa"/>
            <w:vAlign w:val="bottom"/>
          </w:tcPr>
          <w:p w14:paraId="2DE5C2D5" w14:textId="77777777" w:rsidR="00987E15" w:rsidRDefault="0068775A">
            <w:pPr>
              <w:jc w:val="center"/>
              <w:rPr>
                <w:sz w:val="20"/>
                <w:szCs w:val="20"/>
              </w:rPr>
            </w:pPr>
            <w:r>
              <w:rPr>
                <w:rFonts w:ascii="Arial" w:eastAsia="Arial" w:hAnsi="Arial" w:cs="Arial"/>
                <w:w w:val="94"/>
                <w:sz w:val="18"/>
                <w:szCs w:val="18"/>
              </w:rPr>
              <w:t>181.10</w:t>
            </w:r>
          </w:p>
        </w:tc>
        <w:tc>
          <w:tcPr>
            <w:tcW w:w="820" w:type="dxa"/>
            <w:vAlign w:val="bottom"/>
          </w:tcPr>
          <w:p w14:paraId="62703F5E" w14:textId="77777777" w:rsidR="00987E15" w:rsidRDefault="0068775A">
            <w:pPr>
              <w:ind w:right="30"/>
              <w:jc w:val="right"/>
              <w:rPr>
                <w:sz w:val="20"/>
                <w:szCs w:val="20"/>
              </w:rPr>
            </w:pPr>
            <w:r>
              <w:rPr>
                <w:rFonts w:ascii="Arial" w:eastAsia="Arial" w:hAnsi="Arial" w:cs="Arial"/>
                <w:sz w:val="18"/>
                <w:szCs w:val="18"/>
              </w:rPr>
              <w:t>B.4</w:t>
            </w:r>
          </w:p>
        </w:tc>
      </w:tr>
      <w:tr w:rsidR="00987E15" w14:paraId="7F2B923C" w14:textId="77777777">
        <w:trPr>
          <w:trHeight w:val="219"/>
        </w:trPr>
        <w:tc>
          <w:tcPr>
            <w:tcW w:w="2700" w:type="dxa"/>
            <w:vAlign w:val="bottom"/>
          </w:tcPr>
          <w:p w14:paraId="1DF75BA0" w14:textId="77777777" w:rsidR="00987E15" w:rsidRDefault="0068775A">
            <w:pPr>
              <w:ind w:left="120"/>
              <w:rPr>
                <w:sz w:val="20"/>
                <w:szCs w:val="20"/>
              </w:rPr>
            </w:pPr>
            <w:r>
              <w:rPr>
                <w:rFonts w:ascii="Arial" w:eastAsia="Arial" w:hAnsi="Arial" w:cs="Arial"/>
                <w:sz w:val="18"/>
                <w:szCs w:val="18"/>
              </w:rPr>
              <w:t>fragile workers, no</w:t>
            </w:r>
          </w:p>
        </w:tc>
        <w:tc>
          <w:tcPr>
            <w:tcW w:w="1060" w:type="dxa"/>
            <w:vAlign w:val="bottom"/>
          </w:tcPr>
          <w:p w14:paraId="3582D81A" w14:textId="77777777" w:rsidR="00987E15" w:rsidRDefault="0068775A">
            <w:pPr>
              <w:ind w:left="270"/>
              <w:jc w:val="center"/>
              <w:rPr>
                <w:sz w:val="20"/>
                <w:szCs w:val="20"/>
              </w:rPr>
            </w:pPr>
            <w:r>
              <w:rPr>
                <w:rFonts w:ascii="Arial" w:eastAsia="Arial" w:hAnsi="Arial" w:cs="Arial"/>
                <w:w w:val="97"/>
                <w:sz w:val="18"/>
                <w:szCs w:val="18"/>
              </w:rPr>
              <w:t>(7.48)</w:t>
            </w:r>
          </w:p>
        </w:tc>
        <w:tc>
          <w:tcPr>
            <w:tcW w:w="1060" w:type="dxa"/>
            <w:vAlign w:val="bottom"/>
          </w:tcPr>
          <w:p w14:paraId="77A92227" w14:textId="77777777" w:rsidR="00987E15" w:rsidRDefault="0068775A">
            <w:pPr>
              <w:ind w:left="70"/>
              <w:jc w:val="center"/>
              <w:rPr>
                <w:sz w:val="20"/>
                <w:szCs w:val="20"/>
              </w:rPr>
            </w:pPr>
            <w:r>
              <w:rPr>
                <w:rFonts w:ascii="Arial" w:eastAsia="Arial" w:hAnsi="Arial" w:cs="Arial"/>
                <w:w w:val="98"/>
                <w:sz w:val="18"/>
                <w:szCs w:val="18"/>
              </w:rPr>
              <w:t>(149.10)</w:t>
            </w:r>
          </w:p>
        </w:tc>
        <w:tc>
          <w:tcPr>
            <w:tcW w:w="1060" w:type="dxa"/>
            <w:vAlign w:val="bottom"/>
          </w:tcPr>
          <w:p w14:paraId="2E9021AA" w14:textId="77777777" w:rsidR="00987E15" w:rsidRDefault="0068775A">
            <w:pPr>
              <w:ind w:right="30"/>
              <w:jc w:val="right"/>
              <w:rPr>
                <w:sz w:val="20"/>
                <w:szCs w:val="20"/>
              </w:rPr>
            </w:pPr>
            <w:r>
              <w:rPr>
                <w:rFonts w:ascii="Arial" w:eastAsia="Arial" w:hAnsi="Arial" w:cs="Arial"/>
                <w:sz w:val="18"/>
                <w:szCs w:val="18"/>
              </w:rPr>
              <w:t>(413.90)</w:t>
            </w:r>
          </w:p>
        </w:tc>
        <w:tc>
          <w:tcPr>
            <w:tcW w:w="900" w:type="dxa"/>
            <w:vAlign w:val="bottom"/>
          </w:tcPr>
          <w:p w14:paraId="6A683505" w14:textId="77777777" w:rsidR="00987E15" w:rsidRDefault="0068775A">
            <w:pPr>
              <w:jc w:val="center"/>
              <w:rPr>
                <w:sz w:val="20"/>
                <w:szCs w:val="20"/>
              </w:rPr>
            </w:pPr>
            <w:r>
              <w:rPr>
                <w:rFonts w:ascii="Arial" w:eastAsia="Arial" w:hAnsi="Arial" w:cs="Arial"/>
                <w:w w:val="98"/>
                <w:sz w:val="18"/>
                <w:szCs w:val="18"/>
              </w:rPr>
              <w:t>(125.46)</w:t>
            </w:r>
          </w:p>
        </w:tc>
        <w:tc>
          <w:tcPr>
            <w:tcW w:w="820" w:type="dxa"/>
            <w:vAlign w:val="bottom"/>
          </w:tcPr>
          <w:p w14:paraId="3AC6FED9" w14:textId="77777777" w:rsidR="00987E15" w:rsidRDefault="00987E15">
            <w:pPr>
              <w:rPr>
                <w:sz w:val="19"/>
                <w:szCs w:val="19"/>
              </w:rPr>
            </w:pPr>
          </w:p>
        </w:tc>
      </w:tr>
      <w:tr w:rsidR="00987E15" w14:paraId="01459870" w14:textId="77777777">
        <w:trPr>
          <w:trHeight w:val="224"/>
        </w:trPr>
        <w:tc>
          <w:tcPr>
            <w:tcW w:w="2700" w:type="dxa"/>
            <w:vAlign w:val="bottom"/>
          </w:tcPr>
          <w:p w14:paraId="45960BF8" w14:textId="77777777" w:rsidR="00987E15" w:rsidRDefault="0068775A">
            <w:pPr>
              <w:ind w:left="120"/>
              <w:rPr>
                <w:sz w:val="20"/>
                <w:szCs w:val="20"/>
              </w:rPr>
            </w:pPr>
            <w:r>
              <w:rPr>
                <w:rFonts w:ascii="Arial" w:eastAsia="Arial" w:hAnsi="Arial" w:cs="Arial"/>
                <w:sz w:val="18"/>
                <w:szCs w:val="18"/>
              </w:rPr>
              <w:t>schools in Sep 2020</w:t>
            </w:r>
          </w:p>
        </w:tc>
        <w:tc>
          <w:tcPr>
            <w:tcW w:w="1060" w:type="dxa"/>
            <w:vAlign w:val="bottom"/>
          </w:tcPr>
          <w:p w14:paraId="285612D2" w14:textId="77777777" w:rsidR="00987E15" w:rsidRDefault="00987E15">
            <w:pPr>
              <w:rPr>
                <w:sz w:val="19"/>
                <w:szCs w:val="19"/>
              </w:rPr>
            </w:pPr>
          </w:p>
        </w:tc>
        <w:tc>
          <w:tcPr>
            <w:tcW w:w="1060" w:type="dxa"/>
            <w:vAlign w:val="bottom"/>
          </w:tcPr>
          <w:p w14:paraId="091CC115" w14:textId="77777777" w:rsidR="00987E15" w:rsidRDefault="00987E15">
            <w:pPr>
              <w:rPr>
                <w:sz w:val="19"/>
                <w:szCs w:val="19"/>
              </w:rPr>
            </w:pPr>
          </w:p>
        </w:tc>
        <w:tc>
          <w:tcPr>
            <w:tcW w:w="1060" w:type="dxa"/>
            <w:vAlign w:val="bottom"/>
          </w:tcPr>
          <w:p w14:paraId="2F27FE59" w14:textId="77777777" w:rsidR="00987E15" w:rsidRDefault="00987E15">
            <w:pPr>
              <w:rPr>
                <w:sz w:val="19"/>
                <w:szCs w:val="19"/>
              </w:rPr>
            </w:pPr>
          </w:p>
        </w:tc>
        <w:tc>
          <w:tcPr>
            <w:tcW w:w="900" w:type="dxa"/>
            <w:vAlign w:val="bottom"/>
          </w:tcPr>
          <w:p w14:paraId="2C556D42" w14:textId="77777777" w:rsidR="00987E15" w:rsidRDefault="00987E15">
            <w:pPr>
              <w:rPr>
                <w:sz w:val="19"/>
                <w:szCs w:val="19"/>
              </w:rPr>
            </w:pPr>
          </w:p>
        </w:tc>
        <w:tc>
          <w:tcPr>
            <w:tcW w:w="820" w:type="dxa"/>
            <w:vAlign w:val="bottom"/>
          </w:tcPr>
          <w:p w14:paraId="644D370B" w14:textId="77777777" w:rsidR="00987E15" w:rsidRDefault="00987E15">
            <w:pPr>
              <w:rPr>
                <w:sz w:val="19"/>
                <w:szCs w:val="19"/>
              </w:rPr>
            </w:pPr>
          </w:p>
        </w:tc>
      </w:tr>
      <w:tr w:rsidR="00987E15" w14:paraId="5F950F31" w14:textId="77777777">
        <w:trPr>
          <w:trHeight w:val="47"/>
        </w:trPr>
        <w:tc>
          <w:tcPr>
            <w:tcW w:w="2700" w:type="dxa"/>
            <w:tcBorders>
              <w:bottom w:val="single" w:sz="8" w:space="0" w:color="auto"/>
            </w:tcBorders>
            <w:vAlign w:val="bottom"/>
          </w:tcPr>
          <w:p w14:paraId="65F5A254" w14:textId="77777777" w:rsidR="00987E15" w:rsidRDefault="00987E15">
            <w:pPr>
              <w:rPr>
                <w:sz w:val="4"/>
                <w:szCs w:val="4"/>
              </w:rPr>
            </w:pPr>
          </w:p>
        </w:tc>
        <w:tc>
          <w:tcPr>
            <w:tcW w:w="1060" w:type="dxa"/>
            <w:tcBorders>
              <w:bottom w:val="single" w:sz="8" w:space="0" w:color="auto"/>
            </w:tcBorders>
            <w:vAlign w:val="bottom"/>
          </w:tcPr>
          <w:p w14:paraId="1B615FB7" w14:textId="77777777" w:rsidR="00987E15" w:rsidRDefault="00987E15">
            <w:pPr>
              <w:rPr>
                <w:sz w:val="4"/>
                <w:szCs w:val="4"/>
              </w:rPr>
            </w:pPr>
          </w:p>
        </w:tc>
        <w:tc>
          <w:tcPr>
            <w:tcW w:w="1060" w:type="dxa"/>
            <w:tcBorders>
              <w:bottom w:val="single" w:sz="8" w:space="0" w:color="auto"/>
            </w:tcBorders>
            <w:vAlign w:val="bottom"/>
          </w:tcPr>
          <w:p w14:paraId="01A19D57" w14:textId="77777777" w:rsidR="00987E15" w:rsidRDefault="00987E15">
            <w:pPr>
              <w:rPr>
                <w:sz w:val="4"/>
                <w:szCs w:val="4"/>
              </w:rPr>
            </w:pPr>
          </w:p>
        </w:tc>
        <w:tc>
          <w:tcPr>
            <w:tcW w:w="1060" w:type="dxa"/>
            <w:tcBorders>
              <w:bottom w:val="single" w:sz="8" w:space="0" w:color="auto"/>
            </w:tcBorders>
            <w:vAlign w:val="bottom"/>
          </w:tcPr>
          <w:p w14:paraId="301DCC60" w14:textId="77777777" w:rsidR="00987E15" w:rsidRDefault="00987E15">
            <w:pPr>
              <w:rPr>
                <w:sz w:val="4"/>
                <w:szCs w:val="4"/>
              </w:rPr>
            </w:pPr>
          </w:p>
        </w:tc>
        <w:tc>
          <w:tcPr>
            <w:tcW w:w="900" w:type="dxa"/>
            <w:tcBorders>
              <w:bottom w:val="single" w:sz="8" w:space="0" w:color="auto"/>
            </w:tcBorders>
            <w:vAlign w:val="bottom"/>
          </w:tcPr>
          <w:p w14:paraId="02365A71" w14:textId="77777777" w:rsidR="00987E15" w:rsidRDefault="00987E15">
            <w:pPr>
              <w:rPr>
                <w:sz w:val="4"/>
                <w:szCs w:val="4"/>
              </w:rPr>
            </w:pPr>
          </w:p>
        </w:tc>
        <w:tc>
          <w:tcPr>
            <w:tcW w:w="820" w:type="dxa"/>
            <w:tcBorders>
              <w:bottom w:val="single" w:sz="8" w:space="0" w:color="auto"/>
            </w:tcBorders>
            <w:vAlign w:val="bottom"/>
          </w:tcPr>
          <w:p w14:paraId="7A385EAD" w14:textId="77777777" w:rsidR="00987E15" w:rsidRDefault="00987E15">
            <w:pPr>
              <w:rPr>
                <w:sz w:val="4"/>
                <w:szCs w:val="4"/>
              </w:rPr>
            </w:pPr>
          </w:p>
        </w:tc>
      </w:tr>
      <w:tr w:rsidR="00987E15" w14:paraId="22F2DA5E" w14:textId="77777777">
        <w:trPr>
          <w:trHeight w:val="257"/>
        </w:trPr>
        <w:tc>
          <w:tcPr>
            <w:tcW w:w="2700" w:type="dxa"/>
            <w:vAlign w:val="bottom"/>
          </w:tcPr>
          <w:p w14:paraId="7474B92B" w14:textId="77777777" w:rsidR="00987E15" w:rsidRDefault="0068775A">
            <w:pPr>
              <w:ind w:left="120"/>
              <w:rPr>
                <w:sz w:val="20"/>
                <w:szCs w:val="20"/>
              </w:rPr>
            </w:pPr>
            <w:r>
              <w:rPr>
                <w:rFonts w:ascii="Arial" w:eastAsia="Arial" w:hAnsi="Arial" w:cs="Arial"/>
                <w:sz w:val="18"/>
                <w:szCs w:val="18"/>
              </w:rPr>
              <w:t>5. basic controls, nur-</w:t>
            </w:r>
          </w:p>
        </w:tc>
        <w:tc>
          <w:tcPr>
            <w:tcW w:w="1060" w:type="dxa"/>
            <w:vAlign w:val="bottom"/>
          </w:tcPr>
          <w:p w14:paraId="3CF095D1" w14:textId="77777777" w:rsidR="00987E15" w:rsidRDefault="0068775A">
            <w:pPr>
              <w:ind w:left="290"/>
              <w:jc w:val="center"/>
              <w:rPr>
                <w:sz w:val="20"/>
                <w:szCs w:val="20"/>
              </w:rPr>
            </w:pPr>
            <w:r>
              <w:rPr>
                <w:rFonts w:ascii="Arial" w:eastAsia="Arial" w:hAnsi="Arial" w:cs="Arial"/>
                <w:w w:val="91"/>
                <w:sz w:val="18"/>
                <w:szCs w:val="18"/>
              </w:rPr>
              <w:t>3.41</w:t>
            </w:r>
          </w:p>
        </w:tc>
        <w:tc>
          <w:tcPr>
            <w:tcW w:w="1060" w:type="dxa"/>
            <w:vAlign w:val="bottom"/>
          </w:tcPr>
          <w:p w14:paraId="74B03BAE" w14:textId="77777777" w:rsidR="00987E15" w:rsidRDefault="0068775A">
            <w:pPr>
              <w:ind w:left="90"/>
              <w:jc w:val="center"/>
              <w:rPr>
                <w:sz w:val="20"/>
                <w:szCs w:val="20"/>
              </w:rPr>
            </w:pPr>
            <w:r>
              <w:rPr>
                <w:rFonts w:ascii="Arial" w:eastAsia="Arial" w:hAnsi="Arial" w:cs="Arial"/>
                <w:w w:val="94"/>
                <w:sz w:val="18"/>
                <w:szCs w:val="18"/>
              </w:rPr>
              <w:t>150.53</w:t>
            </w:r>
          </w:p>
        </w:tc>
        <w:tc>
          <w:tcPr>
            <w:tcW w:w="1060" w:type="dxa"/>
            <w:vAlign w:val="bottom"/>
          </w:tcPr>
          <w:p w14:paraId="27EE6A5D" w14:textId="77777777" w:rsidR="00987E15" w:rsidRDefault="0068775A">
            <w:pPr>
              <w:ind w:right="90"/>
              <w:jc w:val="right"/>
              <w:rPr>
                <w:sz w:val="20"/>
                <w:szCs w:val="20"/>
              </w:rPr>
            </w:pPr>
            <w:r>
              <w:rPr>
                <w:rFonts w:ascii="Arial" w:eastAsia="Arial" w:hAnsi="Arial" w:cs="Arial"/>
                <w:sz w:val="18"/>
                <w:szCs w:val="18"/>
              </w:rPr>
              <w:t>408.08</w:t>
            </w:r>
          </w:p>
        </w:tc>
        <w:tc>
          <w:tcPr>
            <w:tcW w:w="900" w:type="dxa"/>
            <w:vAlign w:val="bottom"/>
          </w:tcPr>
          <w:p w14:paraId="007337D9" w14:textId="77777777" w:rsidR="00987E15" w:rsidRDefault="0068775A">
            <w:pPr>
              <w:jc w:val="center"/>
              <w:rPr>
                <w:sz w:val="20"/>
                <w:szCs w:val="20"/>
              </w:rPr>
            </w:pPr>
            <w:r>
              <w:rPr>
                <w:rFonts w:ascii="Arial" w:eastAsia="Arial" w:hAnsi="Arial" w:cs="Arial"/>
                <w:w w:val="94"/>
                <w:sz w:val="18"/>
                <w:szCs w:val="18"/>
              </w:rPr>
              <w:t>201.76</w:t>
            </w:r>
          </w:p>
        </w:tc>
        <w:tc>
          <w:tcPr>
            <w:tcW w:w="820" w:type="dxa"/>
            <w:vAlign w:val="bottom"/>
          </w:tcPr>
          <w:p w14:paraId="5F322CF0" w14:textId="77777777" w:rsidR="00987E15" w:rsidRDefault="0068775A">
            <w:pPr>
              <w:ind w:right="30"/>
              <w:jc w:val="right"/>
              <w:rPr>
                <w:sz w:val="20"/>
                <w:szCs w:val="20"/>
              </w:rPr>
            </w:pPr>
            <w:r>
              <w:rPr>
                <w:rFonts w:ascii="Arial" w:eastAsia="Arial" w:hAnsi="Arial" w:cs="Arial"/>
                <w:sz w:val="18"/>
                <w:szCs w:val="18"/>
              </w:rPr>
              <w:t>B.5</w:t>
            </w:r>
          </w:p>
        </w:tc>
      </w:tr>
      <w:tr w:rsidR="00987E15" w14:paraId="07ED3BEE" w14:textId="77777777">
        <w:trPr>
          <w:trHeight w:val="219"/>
        </w:trPr>
        <w:tc>
          <w:tcPr>
            <w:tcW w:w="2700" w:type="dxa"/>
            <w:vAlign w:val="bottom"/>
          </w:tcPr>
          <w:p w14:paraId="59B00BA8" w14:textId="77777777" w:rsidR="00987E15" w:rsidRDefault="0068775A">
            <w:pPr>
              <w:ind w:left="120"/>
              <w:rPr>
                <w:sz w:val="20"/>
                <w:szCs w:val="20"/>
              </w:rPr>
            </w:pPr>
            <w:r>
              <w:rPr>
                <w:rFonts w:ascii="Arial" w:eastAsia="Arial" w:hAnsi="Arial" w:cs="Arial"/>
                <w:sz w:val="18"/>
                <w:szCs w:val="18"/>
              </w:rPr>
              <w:t>sing homes isol., no</w:t>
            </w:r>
          </w:p>
        </w:tc>
        <w:tc>
          <w:tcPr>
            <w:tcW w:w="1060" w:type="dxa"/>
            <w:vAlign w:val="bottom"/>
          </w:tcPr>
          <w:p w14:paraId="51BC1F1F" w14:textId="77777777" w:rsidR="00987E15" w:rsidRDefault="0068775A">
            <w:pPr>
              <w:ind w:left="270"/>
              <w:jc w:val="center"/>
              <w:rPr>
                <w:sz w:val="20"/>
                <w:szCs w:val="20"/>
              </w:rPr>
            </w:pPr>
            <w:r>
              <w:rPr>
                <w:rFonts w:ascii="Arial" w:eastAsia="Arial" w:hAnsi="Arial" w:cs="Arial"/>
                <w:w w:val="97"/>
                <w:sz w:val="18"/>
                <w:szCs w:val="18"/>
              </w:rPr>
              <w:t>(6.88)</w:t>
            </w:r>
          </w:p>
        </w:tc>
        <w:tc>
          <w:tcPr>
            <w:tcW w:w="1060" w:type="dxa"/>
            <w:vAlign w:val="bottom"/>
          </w:tcPr>
          <w:p w14:paraId="3902C21A" w14:textId="77777777" w:rsidR="00987E15" w:rsidRDefault="0068775A">
            <w:pPr>
              <w:ind w:left="70"/>
              <w:jc w:val="center"/>
              <w:rPr>
                <w:sz w:val="20"/>
                <w:szCs w:val="20"/>
              </w:rPr>
            </w:pPr>
            <w:r>
              <w:rPr>
                <w:rFonts w:ascii="Arial" w:eastAsia="Arial" w:hAnsi="Arial" w:cs="Arial"/>
                <w:w w:val="98"/>
                <w:sz w:val="18"/>
                <w:szCs w:val="18"/>
              </w:rPr>
              <w:t>(172.48)</w:t>
            </w:r>
          </w:p>
        </w:tc>
        <w:tc>
          <w:tcPr>
            <w:tcW w:w="1060" w:type="dxa"/>
            <w:vAlign w:val="bottom"/>
          </w:tcPr>
          <w:p w14:paraId="39DD311E" w14:textId="77777777" w:rsidR="00987E15" w:rsidRDefault="0068775A">
            <w:pPr>
              <w:ind w:right="30"/>
              <w:jc w:val="right"/>
              <w:rPr>
                <w:sz w:val="20"/>
                <w:szCs w:val="20"/>
              </w:rPr>
            </w:pPr>
            <w:r>
              <w:rPr>
                <w:rFonts w:ascii="Arial" w:eastAsia="Arial" w:hAnsi="Arial" w:cs="Arial"/>
                <w:sz w:val="18"/>
                <w:szCs w:val="18"/>
              </w:rPr>
              <w:t>(467.54)</w:t>
            </w:r>
          </w:p>
        </w:tc>
        <w:tc>
          <w:tcPr>
            <w:tcW w:w="900" w:type="dxa"/>
            <w:vAlign w:val="bottom"/>
          </w:tcPr>
          <w:p w14:paraId="75B22549" w14:textId="77777777" w:rsidR="00987E15" w:rsidRDefault="0068775A">
            <w:pPr>
              <w:jc w:val="center"/>
              <w:rPr>
                <w:sz w:val="20"/>
                <w:szCs w:val="20"/>
              </w:rPr>
            </w:pPr>
            <w:r>
              <w:rPr>
                <w:rFonts w:ascii="Arial" w:eastAsia="Arial" w:hAnsi="Arial" w:cs="Arial"/>
                <w:w w:val="98"/>
                <w:sz w:val="18"/>
                <w:szCs w:val="18"/>
              </w:rPr>
              <w:t>(138.15)</w:t>
            </w:r>
          </w:p>
        </w:tc>
        <w:tc>
          <w:tcPr>
            <w:tcW w:w="820" w:type="dxa"/>
            <w:vAlign w:val="bottom"/>
          </w:tcPr>
          <w:p w14:paraId="4E4D561B" w14:textId="77777777" w:rsidR="00987E15" w:rsidRDefault="00987E15">
            <w:pPr>
              <w:rPr>
                <w:sz w:val="19"/>
                <w:szCs w:val="19"/>
              </w:rPr>
            </w:pPr>
          </w:p>
        </w:tc>
      </w:tr>
      <w:tr w:rsidR="00987E15" w14:paraId="173B2F1C" w14:textId="77777777">
        <w:trPr>
          <w:trHeight w:val="224"/>
        </w:trPr>
        <w:tc>
          <w:tcPr>
            <w:tcW w:w="2700" w:type="dxa"/>
            <w:vAlign w:val="bottom"/>
          </w:tcPr>
          <w:p w14:paraId="3320BF13" w14:textId="77777777" w:rsidR="00987E15" w:rsidRDefault="0068775A">
            <w:pPr>
              <w:ind w:left="120"/>
              <w:rPr>
                <w:sz w:val="20"/>
                <w:szCs w:val="20"/>
              </w:rPr>
            </w:pPr>
            <w:r>
              <w:rPr>
                <w:rFonts w:ascii="Arial" w:eastAsia="Arial" w:hAnsi="Arial" w:cs="Arial"/>
                <w:sz w:val="18"/>
                <w:szCs w:val="18"/>
              </w:rPr>
              <w:t>schools in Sep 2020</w:t>
            </w:r>
          </w:p>
        </w:tc>
        <w:tc>
          <w:tcPr>
            <w:tcW w:w="1060" w:type="dxa"/>
            <w:vAlign w:val="bottom"/>
          </w:tcPr>
          <w:p w14:paraId="0A4F1CCA" w14:textId="77777777" w:rsidR="00987E15" w:rsidRDefault="00987E15">
            <w:pPr>
              <w:rPr>
                <w:sz w:val="19"/>
                <w:szCs w:val="19"/>
              </w:rPr>
            </w:pPr>
          </w:p>
        </w:tc>
        <w:tc>
          <w:tcPr>
            <w:tcW w:w="1060" w:type="dxa"/>
            <w:vAlign w:val="bottom"/>
          </w:tcPr>
          <w:p w14:paraId="18101F8B" w14:textId="77777777" w:rsidR="00987E15" w:rsidRDefault="00987E15">
            <w:pPr>
              <w:rPr>
                <w:sz w:val="19"/>
                <w:szCs w:val="19"/>
              </w:rPr>
            </w:pPr>
          </w:p>
        </w:tc>
        <w:tc>
          <w:tcPr>
            <w:tcW w:w="1060" w:type="dxa"/>
            <w:vAlign w:val="bottom"/>
          </w:tcPr>
          <w:p w14:paraId="3D96C6C7" w14:textId="77777777" w:rsidR="00987E15" w:rsidRDefault="00987E15">
            <w:pPr>
              <w:rPr>
                <w:sz w:val="19"/>
                <w:szCs w:val="19"/>
              </w:rPr>
            </w:pPr>
          </w:p>
        </w:tc>
        <w:tc>
          <w:tcPr>
            <w:tcW w:w="900" w:type="dxa"/>
            <w:vAlign w:val="bottom"/>
          </w:tcPr>
          <w:p w14:paraId="5C548B5F" w14:textId="77777777" w:rsidR="00987E15" w:rsidRDefault="00987E15">
            <w:pPr>
              <w:rPr>
                <w:sz w:val="19"/>
                <w:szCs w:val="19"/>
              </w:rPr>
            </w:pPr>
          </w:p>
        </w:tc>
        <w:tc>
          <w:tcPr>
            <w:tcW w:w="820" w:type="dxa"/>
            <w:vAlign w:val="bottom"/>
          </w:tcPr>
          <w:p w14:paraId="32739580" w14:textId="77777777" w:rsidR="00987E15" w:rsidRDefault="00987E15">
            <w:pPr>
              <w:rPr>
                <w:sz w:val="19"/>
                <w:szCs w:val="19"/>
              </w:rPr>
            </w:pPr>
          </w:p>
        </w:tc>
      </w:tr>
      <w:tr w:rsidR="00987E15" w14:paraId="350FBDD3" w14:textId="77777777">
        <w:trPr>
          <w:trHeight w:val="47"/>
        </w:trPr>
        <w:tc>
          <w:tcPr>
            <w:tcW w:w="2700" w:type="dxa"/>
            <w:tcBorders>
              <w:bottom w:val="single" w:sz="8" w:space="0" w:color="auto"/>
            </w:tcBorders>
            <w:vAlign w:val="bottom"/>
          </w:tcPr>
          <w:p w14:paraId="548B1651" w14:textId="77777777" w:rsidR="00987E15" w:rsidRDefault="00987E15">
            <w:pPr>
              <w:rPr>
                <w:sz w:val="4"/>
                <w:szCs w:val="4"/>
              </w:rPr>
            </w:pPr>
          </w:p>
        </w:tc>
        <w:tc>
          <w:tcPr>
            <w:tcW w:w="1060" w:type="dxa"/>
            <w:tcBorders>
              <w:bottom w:val="single" w:sz="8" w:space="0" w:color="auto"/>
            </w:tcBorders>
            <w:vAlign w:val="bottom"/>
          </w:tcPr>
          <w:p w14:paraId="76E416C3" w14:textId="77777777" w:rsidR="00987E15" w:rsidRDefault="00987E15">
            <w:pPr>
              <w:rPr>
                <w:sz w:val="4"/>
                <w:szCs w:val="4"/>
              </w:rPr>
            </w:pPr>
          </w:p>
        </w:tc>
        <w:tc>
          <w:tcPr>
            <w:tcW w:w="1060" w:type="dxa"/>
            <w:tcBorders>
              <w:bottom w:val="single" w:sz="8" w:space="0" w:color="auto"/>
            </w:tcBorders>
            <w:vAlign w:val="bottom"/>
          </w:tcPr>
          <w:p w14:paraId="274A21EA" w14:textId="77777777" w:rsidR="00987E15" w:rsidRDefault="00987E15">
            <w:pPr>
              <w:rPr>
                <w:sz w:val="4"/>
                <w:szCs w:val="4"/>
              </w:rPr>
            </w:pPr>
          </w:p>
        </w:tc>
        <w:tc>
          <w:tcPr>
            <w:tcW w:w="1060" w:type="dxa"/>
            <w:tcBorders>
              <w:bottom w:val="single" w:sz="8" w:space="0" w:color="auto"/>
            </w:tcBorders>
            <w:vAlign w:val="bottom"/>
          </w:tcPr>
          <w:p w14:paraId="6203D736" w14:textId="77777777" w:rsidR="00987E15" w:rsidRDefault="00987E15">
            <w:pPr>
              <w:rPr>
                <w:sz w:val="4"/>
                <w:szCs w:val="4"/>
              </w:rPr>
            </w:pPr>
          </w:p>
        </w:tc>
        <w:tc>
          <w:tcPr>
            <w:tcW w:w="900" w:type="dxa"/>
            <w:tcBorders>
              <w:bottom w:val="single" w:sz="8" w:space="0" w:color="auto"/>
            </w:tcBorders>
            <w:vAlign w:val="bottom"/>
          </w:tcPr>
          <w:p w14:paraId="48641E37" w14:textId="77777777" w:rsidR="00987E15" w:rsidRDefault="00987E15">
            <w:pPr>
              <w:rPr>
                <w:sz w:val="4"/>
                <w:szCs w:val="4"/>
              </w:rPr>
            </w:pPr>
          </w:p>
        </w:tc>
        <w:tc>
          <w:tcPr>
            <w:tcW w:w="820" w:type="dxa"/>
            <w:tcBorders>
              <w:bottom w:val="single" w:sz="8" w:space="0" w:color="auto"/>
            </w:tcBorders>
            <w:vAlign w:val="bottom"/>
          </w:tcPr>
          <w:p w14:paraId="43E7F787" w14:textId="77777777" w:rsidR="00987E15" w:rsidRDefault="00987E15">
            <w:pPr>
              <w:rPr>
                <w:sz w:val="4"/>
                <w:szCs w:val="4"/>
              </w:rPr>
            </w:pPr>
          </w:p>
        </w:tc>
      </w:tr>
      <w:tr w:rsidR="00987E15" w14:paraId="0EA12E7B" w14:textId="77777777">
        <w:trPr>
          <w:trHeight w:val="257"/>
        </w:trPr>
        <w:tc>
          <w:tcPr>
            <w:tcW w:w="2700" w:type="dxa"/>
            <w:vAlign w:val="bottom"/>
          </w:tcPr>
          <w:p w14:paraId="37F221F1" w14:textId="77777777" w:rsidR="00987E15" w:rsidRDefault="0068775A">
            <w:pPr>
              <w:ind w:left="120"/>
              <w:rPr>
                <w:sz w:val="20"/>
                <w:szCs w:val="20"/>
              </w:rPr>
            </w:pPr>
            <w:r>
              <w:rPr>
                <w:rFonts w:ascii="Arial" w:eastAsia="Arial" w:hAnsi="Arial" w:cs="Arial"/>
                <w:sz w:val="18"/>
                <w:szCs w:val="18"/>
              </w:rPr>
              <w:t>6. basic controls, stop</w:t>
            </w:r>
          </w:p>
        </w:tc>
        <w:tc>
          <w:tcPr>
            <w:tcW w:w="1060" w:type="dxa"/>
            <w:vAlign w:val="bottom"/>
          </w:tcPr>
          <w:p w14:paraId="5F0CEFAB" w14:textId="77777777" w:rsidR="00987E15" w:rsidRDefault="0068775A">
            <w:pPr>
              <w:ind w:left="290"/>
              <w:jc w:val="center"/>
              <w:rPr>
                <w:sz w:val="20"/>
                <w:szCs w:val="20"/>
              </w:rPr>
            </w:pPr>
            <w:r>
              <w:rPr>
                <w:rFonts w:ascii="Arial" w:eastAsia="Arial" w:hAnsi="Arial" w:cs="Arial"/>
                <w:w w:val="91"/>
                <w:sz w:val="18"/>
                <w:szCs w:val="18"/>
              </w:rPr>
              <w:t>4.38</w:t>
            </w:r>
          </w:p>
        </w:tc>
        <w:tc>
          <w:tcPr>
            <w:tcW w:w="1060" w:type="dxa"/>
            <w:vAlign w:val="bottom"/>
          </w:tcPr>
          <w:p w14:paraId="0E535A27" w14:textId="77777777" w:rsidR="00987E15" w:rsidRDefault="0068775A">
            <w:pPr>
              <w:ind w:left="90"/>
              <w:jc w:val="center"/>
              <w:rPr>
                <w:sz w:val="20"/>
                <w:szCs w:val="20"/>
              </w:rPr>
            </w:pPr>
            <w:r>
              <w:rPr>
                <w:rFonts w:ascii="Arial" w:eastAsia="Arial" w:hAnsi="Arial" w:cs="Arial"/>
                <w:w w:val="94"/>
                <w:sz w:val="18"/>
                <w:szCs w:val="18"/>
              </w:rPr>
              <w:t>154.15</w:t>
            </w:r>
          </w:p>
        </w:tc>
        <w:tc>
          <w:tcPr>
            <w:tcW w:w="1060" w:type="dxa"/>
            <w:vAlign w:val="bottom"/>
          </w:tcPr>
          <w:p w14:paraId="2EB63447" w14:textId="77777777" w:rsidR="00987E15" w:rsidRDefault="0068775A">
            <w:pPr>
              <w:ind w:right="90"/>
              <w:jc w:val="right"/>
              <w:rPr>
                <w:sz w:val="20"/>
                <w:szCs w:val="20"/>
              </w:rPr>
            </w:pPr>
            <w:r>
              <w:rPr>
                <w:rFonts w:ascii="Arial" w:eastAsia="Arial" w:hAnsi="Arial" w:cs="Arial"/>
                <w:sz w:val="18"/>
                <w:szCs w:val="18"/>
              </w:rPr>
              <w:t>408.50</w:t>
            </w:r>
          </w:p>
        </w:tc>
        <w:tc>
          <w:tcPr>
            <w:tcW w:w="900" w:type="dxa"/>
            <w:vAlign w:val="bottom"/>
          </w:tcPr>
          <w:p w14:paraId="1F0064C8" w14:textId="77777777" w:rsidR="00987E15" w:rsidRDefault="0068775A">
            <w:pPr>
              <w:jc w:val="center"/>
              <w:rPr>
                <w:sz w:val="20"/>
                <w:szCs w:val="20"/>
              </w:rPr>
            </w:pPr>
            <w:r>
              <w:rPr>
                <w:rFonts w:ascii="Arial" w:eastAsia="Arial" w:hAnsi="Arial" w:cs="Arial"/>
                <w:w w:val="94"/>
                <w:sz w:val="18"/>
                <w:szCs w:val="18"/>
              </w:rPr>
              <w:t>195.81</w:t>
            </w:r>
          </w:p>
        </w:tc>
        <w:tc>
          <w:tcPr>
            <w:tcW w:w="820" w:type="dxa"/>
            <w:vAlign w:val="bottom"/>
          </w:tcPr>
          <w:p w14:paraId="6D271017" w14:textId="77777777" w:rsidR="00987E15" w:rsidRDefault="0068775A">
            <w:pPr>
              <w:ind w:right="30"/>
              <w:jc w:val="right"/>
              <w:rPr>
                <w:sz w:val="20"/>
                <w:szCs w:val="20"/>
              </w:rPr>
            </w:pPr>
            <w:r>
              <w:rPr>
                <w:rFonts w:ascii="Arial" w:eastAsia="Arial" w:hAnsi="Arial" w:cs="Arial"/>
                <w:sz w:val="18"/>
                <w:szCs w:val="18"/>
              </w:rPr>
              <w:t>B.6</w:t>
            </w:r>
          </w:p>
        </w:tc>
      </w:tr>
      <w:tr w:rsidR="00987E15" w14:paraId="65E07CE6" w14:textId="77777777">
        <w:trPr>
          <w:trHeight w:val="219"/>
        </w:trPr>
        <w:tc>
          <w:tcPr>
            <w:tcW w:w="2700" w:type="dxa"/>
            <w:vAlign w:val="bottom"/>
          </w:tcPr>
          <w:p w14:paraId="5880DC5B" w14:textId="77777777" w:rsidR="00987E15" w:rsidRDefault="0068775A">
            <w:pPr>
              <w:ind w:left="120"/>
              <w:rPr>
                <w:sz w:val="20"/>
                <w:szCs w:val="20"/>
              </w:rPr>
            </w:pPr>
            <w:r>
              <w:rPr>
                <w:rFonts w:ascii="Arial" w:eastAsia="Arial" w:hAnsi="Arial" w:cs="Arial"/>
                <w:sz w:val="18"/>
                <w:szCs w:val="18"/>
              </w:rPr>
              <w:t>fragile people, no</w:t>
            </w:r>
          </w:p>
        </w:tc>
        <w:tc>
          <w:tcPr>
            <w:tcW w:w="1060" w:type="dxa"/>
            <w:vAlign w:val="bottom"/>
          </w:tcPr>
          <w:p w14:paraId="62926753" w14:textId="77777777" w:rsidR="00987E15" w:rsidRDefault="0068775A">
            <w:pPr>
              <w:ind w:left="270"/>
              <w:jc w:val="center"/>
              <w:rPr>
                <w:sz w:val="20"/>
                <w:szCs w:val="20"/>
              </w:rPr>
            </w:pPr>
            <w:r>
              <w:rPr>
                <w:rFonts w:ascii="Arial" w:eastAsia="Arial" w:hAnsi="Arial" w:cs="Arial"/>
                <w:w w:val="97"/>
                <w:sz w:val="18"/>
                <w:szCs w:val="18"/>
              </w:rPr>
              <w:t>(7.52)</w:t>
            </w:r>
          </w:p>
        </w:tc>
        <w:tc>
          <w:tcPr>
            <w:tcW w:w="1060" w:type="dxa"/>
            <w:vAlign w:val="bottom"/>
          </w:tcPr>
          <w:p w14:paraId="2592B3F2" w14:textId="77777777" w:rsidR="00987E15" w:rsidRDefault="0068775A">
            <w:pPr>
              <w:ind w:left="70"/>
              <w:jc w:val="center"/>
              <w:rPr>
                <w:sz w:val="20"/>
                <w:szCs w:val="20"/>
              </w:rPr>
            </w:pPr>
            <w:r>
              <w:rPr>
                <w:rFonts w:ascii="Arial" w:eastAsia="Arial" w:hAnsi="Arial" w:cs="Arial"/>
                <w:w w:val="98"/>
                <w:sz w:val="18"/>
                <w:szCs w:val="18"/>
              </w:rPr>
              <w:t>(170.22)</w:t>
            </w:r>
          </w:p>
        </w:tc>
        <w:tc>
          <w:tcPr>
            <w:tcW w:w="1060" w:type="dxa"/>
            <w:vAlign w:val="bottom"/>
          </w:tcPr>
          <w:p w14:paraId="080E07C2" w14:textId="77777777" w:rsidR="00987E15" w:rsidRDefault="0068775A">
            <w:pPr>
              <w:ind w:right="30"/>
              <w:jc w:val="right"/>
              <w:rPr>
                <w:sz w:val="20"/>
                <w:szCs w:val="20"/>
              </w:rPr>
            </w:pPr>
            <w:r>
              <w:rPr>
                <w:rFonts w:ascii="Arial" w:eastAsia="Arial" w:hAnsi="Arial" w:cs="Arial"/>
                <w:sz w:val="18"/>
                <w:szCs w:val="18"/>
              </w:rPr>
              <w:t>(456.08)</w:t>
            </w:r>
          </w:p>
        </w:tc>
        <w:tc>
          <w:tcPr>
            <w:tcW w:w="900" w:type="dxa"/>
            <w:vAlign w:val="bottom"/>
          </w:tcPr>
          <w:p w14:paraId="1D4C63D6" w14:textId="77777777" w:rsidR="00987E15" w:rsidRDefault="0068775A">
            <w:pPr>
              <w:jc w:val="center"/>
              <w:rPr>
                <w:sz w:val="20"/>
                <w:szCs w:val="20"/>
              </w:rPr>
            </w:pPr>
            <w:r>
              <w:rPr>
                <w:rFonts w:ascii="Arial" w:eastAsia="Arial" w:hAnsi="Arial" w:cs="Arial"/>
                <w:w w:val="98"/>
                <w:sz w:val="18"/>
                <w:szCs w:val="18"/>
              </w:rPr>
              <w:t>(129.52)</w:t>
            </w:r>
          </w:p>
        </w:tc>
        <w:tc>
          <w:tcPr>
            <w:tcW w:w="820" w:type="dxa"/>
            <w:vAlign w:val="bottom"/>
          </w:tcPr>
          <w:p w14:paraId="169ED1BA" w14:textId="77777777" w:rsidR="00987E15" w:rsidRDefault="00987E15">
            <w:pPr>
              <w:rPr>
                <w:sz w:val="19"/>
                <w:szCs w:val="19"/>
              </w:rPr>
            </w:pPr>
          </w:p>
        </w:tc>
      </w:tr>
      <w:tr w:rsidR="00987E15" w14:paraId="24ECDAFE" w14:textId="77777777">
        <w:trPr>
          <w:trHeight w:val="224"/>
        </w:trPr>
        <w:tc>
          <w:tcPr>
            <w:tcW w:w="2700" w:type="dxa"/>
            <w:vAlign w:val="bottom"/>
          </w:tcPr>
          <w:p w14:paraId="70246376" w14:textId="77777777" w:rsidR="00987E15" w:rsidRDefault="0068775A">
            <w:pPr>
              <w:ind w:left="120"/>
              <w:rPr>
                <w:sz w:val="20"/>
                <w:szCs w:val="20"/>
              </w:rPr>
            </w:pPr>
            <w:r>
              <w:rPr>
                <w:rFonts w:ascii="Arial" w:eastAsia="Arial" w:hAnsi="Arial" w:cs="Arial"/>
                <w:sz w:val="18"/>
                <w:szCs w:val="18"/>
              </w:rPr>
              <w:t>schools in Sep 2020</w:t>
            </w:r>
          </w:p>
        </w:tc>
        <w:tc>
          <w:tcPr>
            <w:tcW w:w="1060" w:type="dxa"/>
            <w:vAlign w:val="bottom"/>
          </w:tcPr>
          <w:p w14:paraId="3F0892E3" w14:textId="77777777" w:rsidR="00987E15" w:rsidRDefault="00987E15">
            <w:pPr>
              <w:rPr>
                <w:sz w:val="19"/>
                <w:szCs w:val="19"/>
              </w:rPr>
            </w:pPr>
          </w:p>
        </w:tc>
        <w:tc>
          <w:tcPr>
            <w:tcW w:w="1060" w:type="dxa"/>
            <w:vAlign w:val="bottom"/>
          </w:tcPr>
          <w:p w14:paraId="46F7F365" w14:textId="77777777" w:rsidR="00987E15" w:rsidRDefault="00987E15">
            <w:pPr>
              <w:rPr>
                <w:sz w:val="19"/>
                <w:szCs w:val="19"/>
              </w:rPr>
            </w:pPr>
          </w:p>
        </w:tc>
        <w:tc>
          <w:tcPr>
            <w:tcW w:w="1060" w:type="dxa"/>
            <w:vAlign w:val="bottom"/>
          </w:tcPr>
          <w:p w14:paraId="314136DE" w14:textId="77777777" w:rsidR="00987E15" w:rsidRDefault="00987E15">
            <w:pPr>
              <w:rPr>
                <w:sz w:val="19"/>
                <w:szCs w:val="19"/>
              </w:rPr>
            </w:pPr>
          </w:p>
        </w:tc>
        <w:tc>
          <w:tcPr>
            <w:tcW w:w="900" w:type="dxa"/>
            <w:vAlign w:val="bottom"/>
          </w:tcPr>
          <w:p w14:paraId="2DE2BFF0" w14:textId="77777777" w:rsidR="00987E15" w:rsidRDefault="00987E15">
            <w:pPr>
              <w:rPr>
                <w:sz w:val="19"/>
                <w:szCs w:val="19"/>
              </w:rPr>
            </w:pPr>
          </w:p>
        </w:tc>
        <w:tc>
          <w:tcPr>
            <w:tcW w:w="820" w:type="dxa"/>
            <w:vAlign w:val="bottom"/>
          </w:tcPr>
          <w:p w14:paraId="6EEA1321" w14:textId="77777777" w:rsidR="00987E15" w:rsidRDefault="00987E15">
            <w:pPr>
              <w:rPr>
                <w:sz w:val="19"/>
                <w:szCs w:val="19"/>
              </w:rPr>
            </w:pPr>
          </w:p>
        </w:tc>
      </w:tr>
      <w:tr w:rsidR="00987E15" w14:paraId="6E7113BB" w14:textId="77777777">
        <w:trPr>
          <w:trHeight w:val="47"/>
        </w:trPr>
        <w:tc>
          <w:tcPr>
            <w:tcW w:w="2700" w:type="dxa"/>
            <w:tcBorders>
              <w:bottom w:val="single" w:sz="8" w:space="0" w:color="auto"/>
            </w:tcBorders>
            <w:vAlign w:val="bottom"/>
          </w:tcPr>
          <w:p w14:paraId="2D99FB72" w14:textId="77777777" w:rsidR="00987E15" w:rsidRDefault="00987E15">
            <w:pPr>
              <w:rPr>
                <w:sz w:val="4"/>
                <w:szCs w:val="4"/>
              </w:rPr>
            </w:pPr>
          </w:p>
        </w:tc>
        <w:tc>
          <w:tcPr>
            <w:tcW w:w="1060" w:type="dxa"/>
            <w:tcBorders>
              <w:bottom w:val="single" w:sz="8" w:space="0" w:color="auto"/>
            </w:tcBorders>
            <w:vAlign w:val="bottom"/>
          </w:tcPr>
          <w:p w14:paraId="07500E99" w14:textId="77777777" w:rsidR="00987E15" w:rsidRDefault="00987E15">
            <w:pPr>
              <w:rPr>
                <w:sz w:val="4"/>
                <w:szCs w:val="4"/>
              </w:rPr>
            </w:pPr>
          </w:p>
        </w:tc>
        <w:tc>
          <w:tcPr>
            <w:tcW w:w="1060" w:type="dxa"/>
            <w:tcBorders>
              <w:bottom w:val="single" w:sz="8" w:space="0" w:color="auto"/>
            </w:tcBorders>
            <w:vAlign w:val="bottom"/>
          </w:tcPr>
          <w:p w14:paraId="254CB051" w14:textId="77777777" w:rsidR="00987E15" w:rsidRDefault="00987E15">
            <w:pPr>
              <w:rPr>
                <w:sz w:val="4"/>
                <w:szCs w:val="4"/>
              </w:rPr>
            </w:pPr>
          </w:p>
        </w:tc>
        <w:tc>
          <w:tcPr>
            <w:tcW w:w="1060" w:type="dxa"/>
            <w:tcBorders>
              <w:bottom w:val="single" w:sz="8" w:space="0" w:color="auto"/>
            </w:tcBorders>
            <w:vAlign w:val="bottom"/>
          </w:tcPr>
          <w:p w14:paraId="0A14D7C4" w14:textId="77777777" w:rsidR="00987E15" w:rsidRDefault="00987E15">
            <w:pPr>
              <w:rPr>
                <w:sz w:val="4"/>
                <w:szCs w:val="4"/>
              </w:rPr>
            </w:pPr>
          </w:p>
        </w:tc>
        <w:tc>
          <w:tcPr>
            <w:tcW w:w="900" w:type="dxa"/>
            <w:tcBorders>
              <w:bottom w:val="single" w:sz="8" w:space="0" w:color="auto"/>
            </w:tcBorders>
            <w:vAlign w:val="bottom"/>
          </w:tcPr>
          <w:p w14:paraId="5CA6207D" w14:textId="77777777" w:rsidR="00987E15" w:rsidRDefault="00987E15">
            <w:pPr>
              <w:rPr>
                <w:sz w:val="4"/>
                <w:szCs w:val="4"/>
              </w:rPr>
            </w:pPr>
          </w:p>
        </w:tc>
        <w:tc>
          <w:tcPr>
            <w:tcW w:w="820" w:type="dxa"/>
            <w:tcBorders>
              <w:bottom w:val="single" w:sz="8" w:space="0" w:color="auto"/>
            </w:tcBorders>
            <w:vAlign w:val="bottom"/>
          </w:tcPr>
          <w:p w14:paraId="6C3954A4" w14:textId="77777777" w:rsidR="00987E15" w:rsidRDefault="00987E15">
            <w:pPr>
              <w:rPr>
                <w:sz w:val="4"/>
                <w:szCs w:val="4"/>
              </w:rPr>
            </w:pPr>
          </w:p>
        </w:tc>
      </w:tr>
      <w:tr w:rsidR="00987E15" w14:paraId="2190A039" w14:textId="77777777">
        <w:trPr>
          <w:trHeight w:val="257"/>
        </w:trPr>
        <w:tc>
          <w:tcPr>
            <w:tcW w:w="2700" w:type="dxa"/>
            <w:vAlign w:val="bottom"/>
          </w:tcPr>
          <w:p w14:paraId="030EEC64" w14:textId="77777777" w:rsidR="00987E15" w:rsidRDefault="0068775A">
            <w:pPr>
              <w:ind w:left="120"/>
              <w:rPr>
                <w:sz w:val="20"/>
                <w:szCs w:val="20"/>
              </w:rPr>
            </w:pPr>
            <w:r>
              <w:rPr>
                <w:rFonts w:ascii="Arial" w:eastAsia="Arial" w:hAnsi="Arial" w:cs="Arial"/>
                <w:sz w:val="18"/>
                <w:szCs w:val="18"/>
              </w:rPr>
              <w:t>7. basic controls, stop f.</w:t>
            </w:r>
          </w:p>
        </w:tc>
        <w:tc>
          <w:tcPr>
            <w:tcW w:w="1060" w:type="dxa"/>
            <w:vAlign w:val="bottom"/>
          </w:tcPr>
          <w:p w14:paraId="6E8F6AC1" w14:textId="77777777" w:rsidR="00987E15" w:rsidRDefault="0068775A">
            <w:pPr>
              <w:ind w:left="290"/>
              <w:jc w:val="center"/>
              <w:rPr>
                <w:sz w:val="20"/>
                <w:szCs w:val="20"/>
              </w:rPr>
            </w:pPr>
            <w:r>
              <w:rPr>
                <w:rFonts w:ascii="Arial" w:eastAsia="Arial" w:hAnsi="Arial" w:cs="Arial"/>
                <w:w w:val="91"/>
                <w:sz w:val="18"/>
                <w:szCs w:val="18"/>
              </w:rPr>
              <w:t>3.25</w:t>
            </w:r>
          </w:p>
        </w:tc>
        <w:tc>
          <w:tcPr>
            <w:tcW w:w="1060" w:type="dxa"/>
            <w:vAlign w:val="bottom"/>
          </w:tcPr>
          <w:p w14:paraId="0EFF5153" w14:textId="77777777" w:rsidR="00987E15" w:rsidRDefault="0068775A">
            <w:pPr>
              <w:ind w:left="90"/>
              <w:jc w:val="center"/>
              <w:rPr>
                <w:sz w:val="20"/>
                <w:szCs w:val="20"/>
              </w:rPr>
            </w:pPr>
            <w:r>
              <w:rPr>
                <w:rFonts w:ascii="Arial" w:eastAsia="Arial" w:hAnsi="Arial" w:cs="Arial"/>
                <w:w w:val="94"/>
                <w:sz w:val="18"/>
                <w:szCs w:val="18"/>
              </w:rPr>
              <w:t>105.63</w:t>
            </w:r>
          </w:p>
        </w:tc>
        <w:tc>
          <w:tcPr>
            <w:tcW w:w="1060" w:type="dxa"/>
            <w:vAlign w:val="bottom"/>
          </w:tcPr>
          <w:p w14:paraId="73DF9439" w14:textId="77777777" w:rsidR="00987E15" w:rsidRDefault="0068775A">
            <w:pPr>
              <w:ind w:right="90"/>
              <w:jc w:val="right"/>
              <w:rPr>
                <w:sz w:val="20"/>
                <w:szCs w:val="20"/>
              </w:rPr>
            </w:pPr>
            <w:r>
              <w:rPr>
                <w:rFonts w:ascii="Arial" w:eastAsia="Arial" w:hAnsi="Arial" w:cs="Arial"/>
                <w:sz w:val="18"/>
                <w:szCs w:val="18"/>
              </w:rPr>
              <w:t>302.62</w:t>
            </w:r>
          </w:p>
        </w:tc>
        <w:tc>
          <w:tcPr>
            <w:tcW w:w="900" w:type="dxa"/>
            <w:vAlign w:val="bottom"/>
          </w:tcPr>
          <w:p w14:paraId="63463BF3" w14:textId="77777777" w:rsidR="00987E15" w:rsidRDefault="0068775A">
            <w:pPr>
              <w:jc w:val="center"/>
              <w:rPr>
                <w:sz w:val="20"/>
                <w:szCs w:val="20"/>
              </w:rPr>
            </w:pPr>
            <w:r>
              <w:rPr>
                <w:rFonts w:ascii="Arial" w:eastAsia="Arial" w:hAnsi="Arial" w:cs="Arial"/>
                <w:w w:val="94"/>
                <w:sz w:val="18"/>
                <w:szCs w:val="18"/>
              </w:rPr>
              <w:t>174.39</w:t>
            </w:r>
          </w:p>
        </w:tc>
        <w:tc>
          <w:tcPr>
            <w:tcW w:w="820" w:type="dxa"/>
            <w:vAlign w:val="bottom"/>
          </w:tcPr>
          <w:p w14:paraId="1876D330" w14:textId="77777777" w:rsidR="00987E15" w:rsidRDefault="0068775A">
            <w:pPr>
              <w:ind w:right="30"/>
              <w:jc w:val="right"/>
              <w:rPr>
                <w:sz w:val="20"/>
                <w:szCs w:val="20"/>
              </w:rPr>
            </w:pPr>
            <w:r>
              <w:rPr>
                <w:rFonts w:ascii="Arial" w:eastAsia="Arial" w:hAnsi="Arial" w:cs="Arial"/>
                <w:sz w:val="18"/>
                <w:szCs w:val="18"/>
              </w:rPr>
              <w:t>B.7</w:t>
            </w:r>
          </w:p>
        </w:tc>
      </w:tr>
      <w:tr w:rsidR="00987E15" w14:paraId="1A90EBC4" w14:textId="77777777">
        <w:trPr>
          <w:trHeight w:val="219"/>
        </w:trPr>
        <w:tc>
          <w:tcPr>
            <w:tcW w:w="2700" w:type="dxa"/>
            <w:vAlign w:val="bottom"/>
          </w:tcPr>
          <w:p w14:paraId="445F5EA2" w14:textId="77777777" w:rsidR="00987E15" w:rsidRDefault="0068775A">
            <w:pPr>
              <w:ind w:left="120"/>
              <w:rPr>
                <w:sz w:val="20"/>
                <w:szCs w:val="20"/>
              </w:rPr>
            </w:pPr>
            <w:r>
              <w:rPr>
                <w:rFonts w:ascii="Arial" w:eastAsia="Arial" w:hAnsi="Arial" w:cs="Arial"/>
                <w:sz w:val="18"/>
                <w:szCs w:val="18"/>
              </w:rPr>
              <w:t>workers &amp; f. people &amp;</w:t>
            </w:r>
          </w:p>
        </w:tc>
        <w:tc>
          <w:tcPr>
            <w:tcW w:w="1060" w:type="dxa"/>
            <w:vAlign w:val="bottom"/>
          </w:tcPr>
          <w:p w14:paraId="19BE41F9" w14:textId="77777777" w:rsidR="00987E15" w:rsidRDefault="0068775A">
            <w:pPr>
              <w:ind w:left="270"/>
              <w:jc w:val="center"/>
              <w:rPr>
                <w:sz w:val="20"/>
                <w:szCs w:val="20"/>
              </w:rPr>
            </w:pPr>
            <w:r>
              <w:rPr>
                <w:rFonts w:ascii="Arial" w:eastAsia="Arial" w:hAnsi="Arial" w:cs="Arial"/>
                <w:w w:val="97"/>
                <w:sz w:val="18"/>
                <w:szCs w:val="18"/>
              </w:rPr>
              <w:t>(6.60)</w:t>
            </w:r>
          </w:p>
        </w:tc>
        <w:tc>
          <w:tcPr>
            <w:tcW w:w="1060" w:type="dxa"/>
            <w:vAlign w:val="bottom"/>
          </w:tcPr>
          <w:p w14:paraId="32F5AE1F" w14:textId="77777777" w:rsidR="00987E15" w:rsidRDefault="0068775A">
            <w:pPr>
              <w:ind w:left="70"/>
              <w:jc w:val="center"/>
              <w:rPr>
                <w:sz w:val="20"/>
                <w:szCs w:val="20"/>
              </w:rPr>
            </w:pPr>
            <w:r>
              <w:rPr>
                <w:rFonts w:ascii="Arial" w:eastAsia="Arial" w:hAnsi="Arial" w:cs="Arial"/>
                <w:w w:val="98"/>
                <w:sz w:val="18"/>
                <w:szCs w:val="18"/>
              </w:rPr>
              <w:t>(134.80)</w:t>
            </w:r>
          </w:p>
        </w:tc>
        <w:tc>
          <w:tcPr>
            <w:tcW w:w="1060" w:type="dxa"/>
            <w:vAlign w:val="bottom"/>
          </w:tcPr>
          <w:p w14:paraId="1625ABBD" w14:textId="77777777" w:rsidR="00987E15" w:rsidRDefault="0068775A">
            <w:pPr>
              <w:ind w:right="30"/>
              <w:jc w:val="right"/>
              <w:rPr>
                <w:sz w:val="20"/>
                <w:szCs w:val="20"/>
              </w:rPr>
            </w:pPr>
            <w:r>
              <w:rPr>
                <w:rFonts w:ascii="Arial" w:eastAsia="Arial" w:hAnsi="Arial" w:cs="Arial"/>
                <w:sz w:val="18"/>
                <w:szCs w:val="18"/>
              </w:rPr>
              <w:t>(382.14)</w:t>
            </w:r>
          </w:p>
        </w:tc>
        <w:tc>
          <w:tcPr>
            <w:tcW w:w="900" w:type="dxa"/>
            <w:vAlign w:val="bottom"/>
          </w:tcPr>
          <w:p w14:paraId="3E3A2849" w14:textId="77777777" w:rsidR="00987E15" w:rsidRDefault="0068775A">
            <w:pPr>
              <w:jc w:val="center"/>
              <w:rPr>
                <w:sz w:val="20"/>
                <w:szCs w:val="20"/>
              </w:rPr>
            </w:pPr>
            <w:r>
              <w:rPr>
                <w:rFonts w:ascii="Arial" w:eastAsia="Arial" w:hAnsi="Arial" w:cs="Arial"/>
                <w:w w:val="98"/>
                <w:sz w:val="18"/>
                <w:szCs w:val="18"/>
              </w:rPr>
              <w:t>(121.82)</w:t>
            </w:r>
          </w:p>
        </w:tc>
        <w:tc>
          <w:tcPr>
            <w:tcW w:w="820" w:type="dxa"/>
            <w:vAlign w:val="bottom"/>
          </w:tcPr>
          <w:p w14:paraId="58283BF4" w14:textId="77777777" w:rsidR="00987E15" w:rsidRDefault="00987E15">
            <w:pPr>
              <w:rPr>
                <w:sz w:val="19"/>
                <w:szCs w:val="19"/>
              </w:rPr>
            </w:pPr>
          </w:p>
        </w:tc>
      </w:tr>
      <w:tr w:rsidR="00987E15" w14:paraId="365FCABC" w14:textId="77777777">
        <w:trPr>
          <w:trHeight w:val="224"/>
        </w:trPr>
        <w:tc>
          <w:tcPr>
            <w:tcW w:w="2700" w:type="dxa"/>
            <w:vAlign w:val="bottom"/>
          </w:tcPr>
          <w:p w14:paraId="44B175CD" w14:textId="77777777" w:rsidR="00987E15" w:rsidRDefault="0068775A">
            <w:pPr>
              <w:ind w:left="120"/>
              <w:rPr>
                <w:sz w:val="20"/>
                <w:szCs w:val="20"/>
              </w:rPr>
            </w:pPr>
            <w:r>
              <w:rPr>
                <w:rFonts w:ascii="Arial" w:eastAsia="Arial" w:hAnsi="Arial" w:cs="Arial"/>
                <w:sz w:val="18"/>
                <w:szCs w:val="18"/>
              </w:rPr>
              <w:t>n. h. isol., no sch, Sep.</w:t>
            </w:r>
          </w:p>
        </w:tc>
        <w:tc>
          <w:tcPr>
            <w:tcW w:w="1060" w:type="dxa"/>
            <w:vAlign w:val="bottom"/>
          </w:tcPr>
          <w:p w14:paraId="67010AC5" w14:textId="77777777" w:rsidR="00987E15" w:rsidRDefault="00987E15">
            <w:pPr>
              <w:rPr>
                <w:sz w:val="19"/>
                <w:szCs w:val="19"/>
              </w:rPr>
            </w:pPr>
          </w:p>
        </w:tc>
        <w:tc>
          <w:tcPr>
            <w:tcW w:w="1060" w:type="dxa"/>
            <w:vAlign w:val="bottom"/>
          </w:tcPr>
          <w:p w14:paraId="2E07047B" w14:textId="77777777" w:rsidR="00987E15" w:rsidRDefault="00987E15">
            <w:pPr>
              <w:rPr>
                <w:sz w:val="19"/>
                <w:szCs w:val="19"/>
              </w:rPr>
            </w:pPr>
          </w:p>
        </w:tc>
        <w:tc>
          <w:tcPr>
            <w:tcW w:w="1060" w:type="dxa"/>
            <w:vAlign w:val="bottom"/>
          </w:tcPr>
          <w:p w14:paraId="5E439F26" w14:textId="77777777" w:rsidR="00987E15" w:rsidRDefault="00987E15">
            <w:pPr>
              <w:rPr>
                <w:sz w:val="19"/>
                <w:szCs w:val="19"/>
              </w:rPr>
            </w:pPr>
          </w:p>
        </w:tc>
        <w:tc>
          <w:tcPr>
            <w:tcW w:w="900" w:type="dxa"/>
            <w:vAlign w:val="bottom"/>
          </w:tcPr>
          <w:p w14:paraId="633D650C" w14:textId="77777777" w:rsidR="00987E15" w:rsidRDefault="00987E15">
            <w:pPr>
              <w:rPr>
                <w:sz w:val="19"/>
                <w:szCs w:val="19"/>
              </w:rPr>
            </w:pPr>
          </w:p>
        </w:tc>
        <w:tc>
          <w:tcPr>
            <w:tcW w:w="820" w:type="dxa"/>
            <w:vAlign w:val="bottom"/>
          </w:tcPr>
          <w:p w14:paraId="455A5AF2" w14:textId="77777777" w:rsidR="00987E15" w:rsidRDefault="00987E15">
            <w:pPr>
              <w:rPr>
                <w:sz w:val="19"/>
                <w:szCs w:val="19"/>
              </w:rPr>
            </w:pPr>
          </w:p>
        </w:tc>
      </w:tr>
      <w:tr w:rsidR="00987E15" w14:paraId="054E8565" w14:textId="77777777">
        <w:trPr>
          <w:trHeight w:val="47"/>
        </w:trPr>
        <w:tc>
          <w:tcPr>
            <w:tcW w:w="2700" w:type="dxa"/>
            <w:tcBorders>
              <w:bottom w:val="single" w:sz="8" w:space="0" w:color="auto"/>
            </w:tcBorders>
            <w:vAlign w:val="bottom"/>
          </w:tcPr>
          <w:p w14:paraId="13F15974" w14:textId="77777777" w:rsidR="00987E15" w:rsidRDefault="00987E15">
            <w:pPr>
              <w:rPr>
                <w:sz w:val="4"/>
                <w:szCs w:val="4"/>
              </w:rPr>
            </w:pPr>
          </w:p>
        </w:tc>
        <w:tc>
          <w:tcPr>
            <w:tcW w:w="1060" w:type="dxa"/>
            <w:tcBorders>
              <w:bottom w:val="single" w:sz="8" w:space="0" w:color="auto"/>
            </w:tcBorders>
            <w:vAlign w:val="bottom"/>
          </w:tcPr>
          <w:p w14:paraId="2D0171BC" w14:textId="77777777" w:rsidR="00987E15" w:rsidRDefault="00987E15">
            <w:pPr>
              <w:rPr>
                <w:sz w:val="4"/>
                <w:szCs w:val="4"/>
              </w:rPr>
            </w:pPr>
          </w:p>
        </w:tc>
        <w:tc>
          <w:tcPr>
            <w:tcW w:w="1060" w:type="dxa"/>
            <w:tcBorders>
              <w:bottom w:val="single" w:sz="8" w:space="0" w:color="auto"/>
            </w:tcBorders>
            <w:vAlign w:val="bottom"/>
          </w:tcPr>
          <w:p w14:paraId="2B7514C9" w14:textId="77777777" w:rsidR="00987E15" w:rsidRDefault="00987E15">
            <w:pPr>
              <w:rPr>
                <w:sz w:val="4"/>
                <w:szCs w:val="4"/>
              </w:rPr>
            </w:pPr>
          </w:p>
        </w:tc>
        <w:tc>
          <w:tcPr>
            <w:tcW w:w="1060" w:type="dxa"/>
            <w:tcBorders>
              <w:bottom w:val="single" w:sz="8" w:space="0" w:color="auto"/>
            </w:tcBorders>
            <w:vAlign w:val="bottom"/>
          </w:tcPr>
          <w:p w14:paraId="45AB348B" w14:textId="77777777" w:rsidR="00987E15" w:rsidRDefault="00987E15">
            <w:pPr>
              <w:rPr>
                <w:sz w:val="4"/>
                <w:szCs w:val="4"/>
              </w:rPr>
            </w:pPr>
          </w:p>
        </w:tc>
        <w:tc>
          <w:tcPr>
            <w:tcW w:w="900" w:type="dxa"/>
            <w:tcBorders>
              <w:bottom w:val="single" w:sz="8" w:space="0" w:color="auto"/>
            </w:tcBorders>
            <w:vAlign w:val="bottom"/>
          </w:tcPr>
          <w:p w14:paraId="540B83F3" w14:textId="77777777" w:rsidR="00987E15" w:rsidRDefault="00987E15">
            <w:pPr>
              <w:rPr>
                <w:sz w:val="4"/>
                <w:szCs w:val="4"/>
              </w:rPr>
            </w:pPr>
          </w:p>
        </w:tc>
        <w:tc>
          <w:tcPr>
            <w:tcW w:w="820" w:type="dxa"/>
            <w:tcBorders>
              <w:bottom w:val="single" w:sz="8" w:space="0" w:color="auto"/>
            </w:tcBorders>
            <w:vAlign w:val="bottom"/>
          </w:tcPr>
          <w:p w14:paraId="58D1D7BE" w14:textId="77777777" w:rsidR="00987E15" w:rsidRDefault="00987E15">
            <w:pPr>
              <w:rPr>
                <w:sz w:val="4"/>
                <w:szCs w:val="4"/>
              </w:rPr>
            </w:pPr>
          </w:p>
        </w:tc>
      </w:tr>
      <w:tr w:rsidR="00987E15" w14:paraId="68991DDE" w14:textId="77777777">
        <w:trPr>
          <w:trHeight w:val="257"/>
        </w:trPr>
        <w:tc>
          <w:tcPr>
            <w:tcW w:w="2700" w:type="dxa"/>
            <w:vAlign w:val="bottom"/>
          </w:tcPr>
          <w:p w14:paraId="3060205A" w14:textId="77777777" w:rsidR="00987E15" w:rsidRDefault="0068775A">
            <w:pPr>
              <w:ind w:left="120"/>
              <w:rPr>
                <w:sz w:val="20"/>
                <w:szCs w:val="20"/>
              </w:rPr>
            </w:pPr>
            <w:r>
              <w:rPr>
                <w:rFonts w:ascii="Arial" w:eastAsia="Arial" w:hAnsi="Arial" w:cs="Arial"/>
                <w:sz w:val="18"/>
                <w:szCs w:val="18"/>
              </w:rPr>
              <w:t>8. b, controls, stop f. workers</w:t>
            </w:r>
          </w:p>
        </w:tc>
        <w:tc>
          <w:tcPr>
            <w:tcW w:w="1060" w:type="dxa"/>
            <w:vAlign w:val="bottom"/>
          </w:tcPr>
          <w:p w14:paraId="72C5DA0F" w14:textId="77777777" w:rsidR="00987E15" w:rsidRDefault="0068775A">
            <w:pPr>
              <w:ind w:left="290"/>
              <w:jc w:val="center"/>
              <w:rPr>
                <w:sz w:val="20"/>
                <w:szCs w:val="20"/>
              </w:rPr>
            </w:pPr>
            <w:r>
              <w:rPr>
                <w:rFonts w:ascii="Arial" w:eastAsia="Arial" w:hAnsi="Arial" w:cs="Arial"/>
                <w:w w:val="91"/>
                <w:sz w:val="18"/>
                <w:szCs w:val="18"/>
              </w:rPr>
              <w:t>3.46</w:t>
            </w:r>
          </w:p>
        </w:tc>
        <w:tc>
          <w:tcPr>
            <w:tcW w:w="1060" w:type="dxa"/>
            <w:vAlign w:val="bottom"/>
          </w:tcPr>
          <w:p w14:paraId="2B4B6896" w14:textId="77777777" w:rsidR="00987E15" w:rsidRDefault="0068775A">
            <w:pPr>
              <w:ind w:left="90"/>
              <w:jc w:val="center"/>
              <w:rPr>
                <w:sz w:val="20"/>
                <w:szCs w:val="20"/>
              </w:rPr>
            </w:pPr>
            <w:r>
              <w:rPr>
                <w:rFonts w:ascii="Arial" w:eastAsia="Arial" w:hAnsi="Arial" w:cs="Arial"/>
                <w:w w:val="94"/>
                <w:sz w:val="18"/>
                <w:szCs w:val="18"/>
              </w:rPr>
              <w:t>124.10</w:t>
            </w:r>
          </w:p>
        </w:tc>
        <w:tc>
          <w:tcPr>
            <w:tcW w:w="1060" w:type="dxa"/>
            <w:vAlign w:val="bottom"/>
          </w:tcPr>
          <w:p w14:paraId="06F81524" w14:textId="77777777" w:rsidR="00987E15" w:rsidRDefault="0068775A">
            <w:pPr>
              <w:ind w:right="90"/>
              <w:jc w:val="right"/>
              <w:rPr>
                <w:sz w:val="20"/>
                <w:szCs w:val="20"/>
              </w:rPr>
            </w:pPr>
            <w:r>
              <w:rPr>
                <w:rFonts w:ascii="Arial" w:eastAsia="Arial" w:hAnsi="Arial" w:cs="Arial"/>
                <w:sz w:val="18"/>
                <w:szCs w:val="18"/>
              </w:rPr>
              <w:t>397.05</w:t>
            </w:r>
          </w:p>
        </w:tc>
        <w:tc>
          <w:tcPr>
            <w:tcW w:w="900" w:type="dxa"/>
            <w:vAlign w:val="bottom"/>
          </w:tcPr>
          <w:p w14:paraId="764FC6F7" w14:textId="77777777" w:rsidR="00987E15" w:rsidRDefault="0068775A">
            <w:pPr>
              <w:jc w:val="center"/>
              <w:rPr>
                <w:sz w:val="20"/>
                <w:szCs w:val="20"/>
              </w:rPr>
            </w:pPr>
            <w:r>
              <w:rPr>
                <w:rFonts w:ascii="Arial" w:eastAsia="Arial" w:hAnsi="Arial" w:cs="Arial"/>
                <w:w w:val="94"/>
                <w:sz w:val="18"/>
                <w:szCs w:val="18"/>
              </w:rPr>
              <w:t>200.31</w:t>
            </w:r>
          </w:p>
        </w:tc>
        <w:tc>
          <w:tcPr>
            <w:tcW w:w="820" w:type="dxa"/>
            <w:vAlign w:val="bottom"/>
          </w:tcPr>
          <w:p w14:paraId="6D90D71B" w14:textId="77777777" w:rsidR="00987E15" w:rsidRDefault="0068775A">
            <w:pPr>
              <w:ind w:right="30"/>
              <w:jc w:val="right"/>
              <w:rPr>
                <w:sz w:val="20"/>
                <w:szCs w:val="20"/>
              </w:rPr>
            </w:pPr>
            <w:r>
              <w:rPr>
                <w:rFonts w:ascii="Arial" w:eastAsia="Arial" w:hAnsi="Arial" w:cs="Arial"/>
                <w:sz w:val="18"/>
                <w:szCs w:val="18"/>
              </w:rPr>
              <w:t>B.8</w:t>
            </w:r>
          </w:p>
        </w:tc>
      </w:tr>
      <w:tr w:rsidR="00987E15" w14:paraId="63A6A530" w14:textId="77777777">
        <w:trPr>
          <w:trHeight w:val="219"/>
        </w:trPr>
        <w:tc>
          <w:tcPr>
            <w:tcW w:w="2700" w:type="dxa"/>
            <w:vAlign w:val="bottom"/>
          </w:tcPr>
          <w:p w14:paraId="551BBF9D" w14:textId="77777777" w:rsidR="00987E15" w:rsidRDefault="0068775A">
            <w:pPr>
              <w:ind w:left="120"/>
              <w:rPr>
                <w:sz w:val="20"/>
                <w:szCs w:val="20"/>
              </w:rPr>
            </w:pPr>
            <w:r>
              <w:rPr>
                <w:rFonts w:ascii="Arial" w:eastAsia="Arial" w:hAnsi="Arial" w:cs="Arial"/>
                <w:sz w:val="18"/>
                <w:szCs w:val="18"/>
              </w:rPr>
              <w:t>&amp; f. people &amp; nur. h. isol.,</w:t>
            </w:r>
          </w:p>
        </w:tc>
        <w:tc>
          <w:tcPr>
            <w:tcW w:w="1060" w:type="dxa"/>
            <w:vAlign w:val="bottom"/>
          </w:tcPr>
          <w:p w14:paraId="2492CE71" w14:textId="77777777" w:rsidR="00987E15" w:rsidRDefault="0068775A">
            <w:pPr>
              <w:ind w:left="270"/>
              <w:jc w:val="center"/>
              <w:rPr>
                <w:sz w:val="20"/>
                <w:szCs w:val="20"/>
              </w:rPr>
            </w:pPr>
            <w:r>
              <w:rPr>
                <w:rFonts w:ascii="Arial" w:eastAsia="Arial" w:hAnsi="Arial" w:cs="Arial"/>
                <w:w w:val="97"/>
                <w:sz w:val="18"/>
                <w:szCs w:val="18"/>
              </w:rPr>
              <w:t>(6.65)</w:t>
            </w:r>
          </w:p>
        </w:tc>
        <w:tc>
          <w:tcPr>
            <w:tcW w:w="1060" w:type="dxa"/>
            <w:vAlign w:val="bottom"/>
          </w:tcPr>
          <w:p w14:paraId="2F0687D0" w14:textId="77777777" w:rsidR="00987E15" w:rsidRDefault="0068775A">
            <w:pPr>
              <w:ind w:left="70"/>
              <w:jc w:val="center"/>
              <w:rPr>
                <w:sz w:val="20"/>
                <w:szCs w:val="20"/>
              </w:rPr>
            </w:pPr>
            <w:r>
              <w:rPr>
                <w:rFonts w:ascii="Arial" w:eastAsia="Arial" w:hAnsi="Arial" w:cs="Arial"/>
                <w:w w:val="98"/>
                <w:sz w:val="18"/>
                <w:szCs w:val="18"/>
              </w:rPr>
              <w:t>(132.42)</w:t>
            </w:r>
          </w:p>
        </w:tc>
        <w:tc>
          <w:tcPr>
            <w:tcW w:w="1060" w:type="dxa"/>
            <w:vAlign w:val="bottom"/>
          </w:tcPr>
          <w:p w14:paraId="28950A56" w14:textId="77777777" w:rsidR="00987E15" w:rsidRDefault="0068775A">
            <w:pPr>
              <w:ind w:right="30"/>
              <w:jc w:val="right"/>
              <w:rPr>
                <w:sz w:val="20"/>
                <w:szCs w:val="20"/>
              </w:rPr>
            </w:pPr>
            <w:r>
              <w:rPr>
                <w:rFonts w:ascii="Arial" w:eastAsia="Arial" w:hAnsi="Arial" w:cs="Arial"/>
                <w:sz w:val="18"/>
                <w:szCs w:val="18"/>
              </w:rPr>
              <w:t>(399.64)</w:t>
            </w:r>
          </w:p>
        </w:tc>
        <w:tc>
          <w:tcPr>
            <w:tcW w:w="900" w:type="dxa"/>
            <w:vAlign w:val="bottom"/>
          </w:tcPr>
          <w:p w14:paraId="78BA3B90" w14:textId="77777777" w:rsidR="00987E15" w:rsidRDefault="0068775A">
            <w:pPr>
              <w:jc w:val="center"/>
              <w:rPr>
                <w:sz w:val="20"/>
                <w:szCs w:val="20"/>
              </w:rPr>
            </w:pPr>
            <w:r>
              <w:rPr>
                <w:rFonts w:ascii="Arial" w:eastAsia="Arial" w:hAnsi="Arial" w:cs="Arial"/>
                <w:w w:val="98"/>
                <w:sz w:val="18"/>
                <w:szCs w:val="18"/>
              </w:rPr>
              <w:t>(121.46)</w:t>
            </w:r>
          </w:p>
        </w:tc>
        <w:tc>
          <w:tcPr>
            <w:tcW w:w="820" w:type="dxa"/>
            <w:vAlign w:val="bottom"/>
          </w:tcPr>
          <w:p w14:paraId="1B8BF79B" w14:textId="77777777" w:rsidR="00987E15" w:rsidRDefault="00987E15">
            <w:pPr>
              <w:rPr>
                <w:sz w:val="19"/>
                <w:szCs w:val="19"/>
              </w:rPr>
            </w:pPr>
          </w:p>
        </w:tc>
      </w:tr>
      <w:tr w:rsidR="00987E15" w14:paraId="7741A095" w14:textId="77777777">
        <w:trPr>
          <w:trHeight w:val="224"/>
        </w:trPr>
        <w:tc>
          <w:tcPr>
            <w:tcW w:w="2700" w:type="dxa"/>
            <w:vAlign w:val="bottom"/>
          </w:tcPr>
          <w:p w14:paraId="0B1BFEE7" w14:textId="77777777" w:rsidR="00987E15" w:rsidRDefault="0068775A">
            <w:pPr>
              <w:ind w:left="120"/>
              <w:rPr>
                <w:sz w:val="20"/>
                <w:szCs w:val="20"/>
              </w:rPr>
            </w:pPr>
            <w:r>
              <w:rPr>
                <w:rFonts w:ascii="Arial" w:eastAsia="Arial" w:hAnsi="Arial" w:cs="Arial"/>
                <w:sz w:val="18"/>
                <w:szCs w:val="18"/>
              </w:rPr>
              <w:t>&amp; factories op., no sch. Sep.</w:t>
            </w:r>
          </w:p>
        </w:tc>
        <w:tc>
          <w:tcPr>
            <w:tcW w:w="1060" w:type="dxa"/>
            <w:vAlign w:val="bottom"/>
          </w:tcPr>
          <w:p w14:paraId="4C0E9CF0" w14:textId="77777777" w:rsidR="00987E15" w:rsidRDefault="00987E15">
            <w:pPr>
              <w:rPr>
                <w:sz w:val="19"/>
                <w:szCs w:val="19"/>
              </w:rPr>
            </w:pPr>
          </w:p>
        </w:tc>
        <w:tc>
          <w:tcPr>
            <w:tcW w:w="1060" w:type="dxa"/>
            <w:vAlign w:val="bottom"/>
          </w:tcPr>
          <w:p w14:paraId="67A785CB" w14:textId="77777777" w:rsidR="00987E15" w:rsidRDefault="00987E15">
            <w:pPr>
              <w:rPr>
                <w:sz w:val="19"/>
                <w:szCs w:val="19"/>
              </w:rPr>
            </w:pPr>
          </w:p>
        </w:tc>
        <w:tc>
          <w:tcPr>
            <w:tcW w:w="1060" w:type="dxa"/>
            <w:vAlign w:val="bottom"/>
          </w:tcPr>
          <w:p w14:paraId="20C49816" w14:textId="77777777" w:rsidR="00987E15" w:rsidRDefault="00987E15">
            <w:pPr>
              <w:rPr>
                <w:sz w:val="19"/>
                <w:szCs w:val="19"/>
              </w:rPr>
            </w:pPr>
          </w:p>
        </w:tc>
        <w:tc>
          <w:tcPr>
            <w:tcW w:w="900" w:type="dxa"/>
            <w:vAlign w:val="bottom"/>
          </w:tcPr>
          <w:p w14:paraId="310B4794" w14:textId="77777777" w:rsidR="00987E15" w:rsidRDefault="00987E15">
            <w:pPr>
              <w:rPr>
                <w:sz w:val="19"/>
                <w:szCs w:val="19"/>
              </w:rPr>
            </w:pPr>
          </w:p>
        </w:tc>
        <w:tc>
          <w:tcPr>
            <w:tcW w:w="820" w:type="dxa"/>
            <w:vAlign w:val="bottom"/>
          </w:tcPr>
          <w:p w14:paraId="18C5CC77" w14:textId="77777777" w:rsidR="00987E15" w:rsidRDefault="00987E15">
            <w:pPr>
              <w:rPr>
                <w:sz w:val="19"/>
                <w:szCs w:val="19"/>
              </w:rPr>
            </w:pPr>
          </w:p>
        </w:tc>
      </w:tr>
      <w:tr w:rsidR="00987E15" w14:paraId="51F51147" w14:textId="77777777">
        <w:trPr>
          <w:trHeight w:val="47"/>
        </w:trPr>
        <w:tc>
          <w:tcPr>
            <w:tcW w:w="2700" w:type="dxa"/>
            <w:tcBorders>
              <w:bottom w:val="single" w:sz="8" w:space="0" w:color="auto"/>
            </w:tcBorders>
            <w:vAlign w:val="bottom"/>
          </w:tcPr>
          <w:p w14:paraId="2BBA6C8A" w14:textId="77777777" w:rsidR="00987E15" w:rsidRDefault="00987E15">
            <w:pPr>
              <w:rPr>
                <w:sz w:val="4"/>
                <w:szCs w:val="4"/>
              </w:rPr>
            </w:pPr>
          </w:p>
        </w:tc>
        <w:tc>
          <w:tcPr>
            <w:tcW w:w="1060" w:type="dxa"/>
            <w:tcBorders>
              <w:bottom w:val="single" w:sz="8" w:space="0" w:color="auto"/>
            </w:tcBorders>
            <w:vAlign w:val="bottom"/>
          </w:tcPr>
          <w:p w14:paraId="29E2C014" w14:textId="77777777" w:rsidR="00987E15" w:rsidRDefault="00987E15">
            <w:pPr>
              <w:rPr>
                <w:sz w:val="4"/>
                <w:szCs w:val="4"/>
              </w:rPr>
            </w:pPr>
          </w:p>
        </w:tc>
        <w:tc>
          <w:tcPr>
            <w:tcW w:w="1060" w:type="dxa"/>
            <w:tcBorders>
              <w:bottom w:val="single" w:sz="8" w:space="0" w:color="auto"/>
            </w:tcBorders>
            <w:vAlign w:val="bottom"/>
          </w:tcPr>
          <w:p w14:paraId="7AEF7FDA" w14:textId="77777777" w:rsidR="00987E15" w:rsidRDefault="00987E15">
            <w:pPr>
              <w:rPr>
                <w:sz w:val="4"/>
                <w:szCs w:val="4"/>
              </w:rPr>
            </w:pPr>
          </w:p>
        </w:tc>
        <w:tc>
          <w:tcPr>
            <w:tcW w:w="1060" w:type="dxa"/>
            <w:tcBorders>
              <w:bottom w:val="single" w:sz="8" w:space="0" w:color="auto"/>
            </w:tcBorders>
            <w:vAlign w:val="bottom"/>
          </w:tcPr>
          <w:p w14:paraId="5108BE10" w14:textId="77777777" w:rsidR="00987E15" w:rsidRDefault="00987E15">
            <w:pPr>
              <w:rPr>
                <w:sz w:val="4"/>
                <w:szCs w:val="4"/>
              </w:rPr>
            </w:pPr>
          </w:p>
        </w:tc>
        <w:tc>
          <w:tcPr>
            <w:tcW w:w="900" w:type="dxa"/>
            <w:tcBorders>
              <w:bottom w:val="single" w:sz="8" w:space="0" w:color="auto"/>
            </w:tcBorders>
            <w:vAlign w:val="bottom"/>
          </w:tcPr>
          <w:p w14:paraId="57704CFE" w14:textId="77777777" w:rsidR="00987E15" w:rsidRDefault="00987E15">
            <w:pPr>
              <w:rPr>
                <w:sz w:val="4"/>
                <w:szCs w:val="4"/>
              </w:rPr>
            </w:pPr>
          </w:p>
        </w:tc>
        <w:tc>
          <w:tcPr>
            <w:tcW w:w="820" w:type="dxa"/>
            <w:tcBorders>
              <w:bottom w:val="single" w:sz="8" w:space="0" w:color="auto"/>
            </w:tcBorders>
            <w:vAlign w:val="bottom"/>
          </w:tcPr>
          <w:p w14:paraId="0A469CAB" w14:textId="77777777" w:rsidR="00987E15" w:rsidRDefault="00987E15">
            <w:pPr>
              <w:rPr>
                <w:sz w:val="4"/>
                <w:szCs w:val="4"/>
              </w:rPr>
            </w:pPr>
          </w:p>
        </w:tc>
      </w:tr>
      <w:tr w:rsidR="00987E15" w14:paraId="2DDCC5E3" w14:textId="77777777">
        <w:trPr>
          <w:trHeight w:val="257"/>
        </w:trPr>
        <w:tc>
          <w:tcPr>
            <w:tcW w:w="2700" w:type="dxa"/>
            <w:vAlign w:val="bottom"/>
          </w:tcPr>
          <w:p w14:paraId="41A4C3BC" w14:textId="77777777" w:rsidR="00987E15" w:rsidRDefault="0068775A">
            <w:pPr>
              <w:ind w:left="120"/>
              <w:rPr>
                <w:sz w:val="20"/>
                <w:szCs w:val="20"/>
              </w:rPr>
            </w:pPr>
            <w:r>
              <w:rPr>
                <w:rFonts w:ascii="Arial" w:eastAsia="Arial" w:hAnsi="Arial" w:cs="Arial"/>
                <w:sz w:val="18"/>
                <w:szCs w:val="18"/>
              </w:rPr>
              <w:t>9. b, controls, stop f. workers</w:t>
            </w:r>
          </w:p>
        </w:tc>
        <w:tc>
          <w:tcPr>
            <w:tcW w:w="1060" w:type="dxa"/>
            <w:vAlign w:val="bottom"/>
          </w:tcPr>
          <w:p w14:paraId="68F5CF32" w14:textId="77777777" w:rsidR="00987E15" w:rsidRDefault="0068775A">
            <w:pPr>
              <w:ind w:left="290"/>
              <w:jc w:val="center"/>
              <w:rPr>
                <w:sz w:val="20"/>
                <w:szCs w:val="20"/>
              </w:rPr>
            </w:pPr>
            <w:r>
              <w:rPr>
                <w:rFonts w:ascii="Arial" w:eastAsia="Arial" w:hAnsi="Arial" w:cs="Arial"/>
                <w:w w:val="91"/>
                <w:sz w:val="18"/>
                <w:szCs w:val="18"/>
              </w:rPr>
              <w:t>3.63</w:t>
            </w:r>
          </w:p>
        </w:tc>
        <w:tc>
          <w:tcPr>
            <w:tcW w:w="1060" w:type="dxa"/>
            <w:vAlign w:val="bottom"/>
          </w:tcPr>
          <w:p w14:paraId="391AB171" w14:textId="77777777" w:rsidR="00987E15" w:rsidRDefault="0068775A">
            <w:pPr>
              <w:ind w:left="90"/>
              <w:jc w:val="center"/>
              <w:rPr>
                <w:sz w:val="20"/>
                <w:szCs w:val="20"/>
              </w:rPr>
            </w:pPr>
            <w:r>
              <w:rPr>
                <w:rFonts w:ascii="Arial" w:eastAsia="Arial" w:hAnsi="Arial" w:cs="Arial"/>
                <w:w w:val="94"/>
                <w:sz w:val="18"/>
                <w:szCs w:val="18"/>
              </w:rPr>
              <w:t>116.55</w:t>
            </w:r>
          </w:p>
        </w:tc>
        <w:tc>
          <w:tcPr>
            <w:tcW w:w="1060" w:type="dxa"/>
            <w:vAlign w:val="bottom"/>
          </w:tcPr>
          <w:p w14:paraId="501614B1" w14:textId="77777777" w:rsidR="00987E15" w:rsidRDefault="0068775A">
            <w:pPr>
              <w:ind w:right="90"/>
              <w:jc w:val="right"/>
              <w:rPr>
                <w:sz w:val="20"/>
                <w:szCs w:val="20"/>
              </w:rPr>
            </w:pPr>
            <w:r>
              <w:rPr>
                <w:rFonts w:ascii="Arial" w:eastAsia="Arial" w:hAnsi="Arial" w:cs="Arial"/>
                <w:sz w:val="18"/>
                <w:szCs w:val="18"/>
              </w:rPr>
              <w:t>374.68</w:t>
            </w:r>
          </w:p>
        </w:tc>
        <w:tc>
          <w:tcPr>
            <w:tcW w:w="900" w:type="dxa"/>
            <w:vAlign w:val="bottom"/>
          </w:tcPr>
          <w:p w14:paraId="7A249F91" w14:textId="77777777" w:rsidR="00987E15" w:rsidRDefault="0068775A">
            <w:pPr>
              <w:jc w:val="center"/>
              <w:rPr>
                <w:sz w:val="20"/>
                <w:szCs w:val="20"/>
              </w:rPr>
            </w:pPr>
            <w:r>
              <w:rPr>
                <w:rFonts w:ascii="Arial" w:eastAsia="Arial" w:hAnsi="Arial" w:cs="Arial"/>
                <w:w w:val="94"/>
                <w:sz w:val="18"/>
                <w:szCs w:val="18"/>
              </w:rPr>
              <w:t>195.28</w:t>
            </w:r>
          </w:p>
        </w:tc>
        <w:tc>
          <w:tcPr>
            <w:tcW w:w="820" w:type="dxa"/>
            <w:vAlign w:val="bottom"/>
          </w:tcPr>
          <w:p w14:paraId="6A0A72A3" w14:textId="77777777" w:rsidR="00987E15" w:rsidRDefault="0068775A">
            <w:pPr>
              <w:ind w:right="30"/>
              <w:jc w:val="right"/>
              <w:rPr>
                <w:sz w:val="20"/>
                <w:szCs w:val="20"/>
              </w:rPr>
            </w:pPr>
            <w:r>
              <w:rPr>
                <w:rFonts w:ascii="Arial" w:eastAsia="Arial" w:hAnsi="Arial" w:cs="Arial"/>
                <w:sz w:val="18"/>
                <w:szCs w:val="18"/>
              </w:rPr>
              <w:t>B.9</w:t>
            </w:r>
          </w:p>
        </w:tc>
      </w:tr>
      <w:tr w:rsidR="00987E15" w14:paraId="7FB3CE2C" w14:textId="77777777">
        <w:trPr>
          <w:trHeight w:val="219"/>
        </w:trPr>
        <w:tc>
          <w:tcPr>
            <w:tcW w:w="2700" w:type="dxa"/>
            <w:vAlign w:val="bottom"/>
          </w:tcPr>
          <w:p w14:paraId="09A053CF" w14:textId="77777777" w:rsidR="00987E15" w:rsidRDefault="0068775A">
            <w:pPr>
              <w:ind w:left="120"/>
              <w:rPr>
                <w:sz w:val="20"/>
                <w:szCs w:val="20"/>
              </w:rPr>
            </w:pPr>
            <w:r>
              <w:rPr>
                <w:rFonts w:ascii="Arial" w:eastAsia="Arial" w:hAnsi="Arial" w:cs="Arial"/>
                <w:sz w:val="18"/>
                <w:szCs w:val="18"/>
              </w:rPr>
              <w:t>&amp; f. people &amp; nur. h. isol.,</w:t>
            </w:r>
          </w:p>
        </w:tc>
        <w:tc>
          <w:tcPr>
            <w:tcW w:w="1060" w:type="dxa"/>
            <w:vAlign w:val="bottom"/>
          </w:tcPr>
          <w:p w14:paraId="66BBE478" w14:textId="77777777" w:rsidR="00987E15" w:rsidRDefault="0068775A">
            <w:pPr>
              <w:ind w:left="270"/>
              <w:jc w:val="center"/>
              <w:rPr>
                <w:sz w:val="20"/>
                <w:szCs w:val="20"/>
              </w:rPr>
            </w:pPr>
            <w:r>
              <w:rPr>
                <w:rFonts w:ascii="Arial" w:eastAsia="Arial" w:hAnsi="Arial" w:cs="Arial"/>
                <w:w w:val="97"/>
                <w:sz w:val="18"/>
                <w:szCs w:val="18"/>
              </w:rPr>
              <w:t>(6.96)</w:t>
            </w:r>
          </w:p>
        </w:tc>
        <w:tc>
          <w:tcPr>
            <w:tcW w:w="1060" w:type="dxa"/>
            <w:vAlign w:val="bottom"/>
          </w:tcPr>
          <w:p w14:paraId="5138B93E" w14:textId="77777777" w:rsidR="00987E15" w:rsidRDefault="0068775A">
            <w:pPr>
              <w:ind w:left="70"/>
              <w:jc w:val="center"/>
              <w:rPr>
                <w:sz w:val="20"/>
                <w:szCs w:val="20"/>
              </w:rPr>
            </w:pPr>
            <w:r>
              <w:rPr>
                <w:rFonts w:ascii="Arial" w:eastAsia="Arial" w:hAnsi="Arial" w:cs="Arial"/>
                <w:w w:val="98"/>
                <w:sz w:val="18"/>
                <w:szCs w:val="18"/>
              </w:rPr>
              <w:t>(130.91)</w:t>
            </w:r>
          </w:p>
        </w:tc>
        <w:tc>
          <w:tcPr>
            <w:tcW w:w="1060" w:type="dxa"/>
            <w:vAlign w:val="bottom"/>
          </w:tcPr>
          <w:p w14:paraId="08275DB6" w14:textId="77777777" w:rsidR="00987E15" w:rsidRDefault="0068775A">
            <w:pPr>
              <w:ind w:right="30"/>
              <w:jc w:val="right"/>
              <w:rPr>
                <w:sz w:val="20"/>
                <w:szCs w:val="20"/>
              </w:rPr>
            </w:pPr>
            <w:r>
              <w:rPr>
                <w:rFonts w:ascii="Arial" w:eastAsia="Arial" w:hAnsi="Arial" w:cs="Arial"/>
                <w:sz w:val="18"/>
                <w:szCs w:val="18"/>
              </w:rPr>
              <w:t>(394.66)</w:t>
            </w:r>
          </w:p>
        </w:tc>
        <w:tc>
          <w:tcPr>
            <w:tcW w:w="900" w:type="dxa"/>
            <w:vAlign w:val="bottom"/>
          </w:tcPr>
          <w:p w14:paraId="6942CEF4" w14:textId="77777777" w:rsidR="00987E15" w:rsidRDefault="0068775A">
            <w:pPr>
              <w:jc w:val="center"/>
              <w:rPr>
                <w:sz w:val="20"/>
                <w:szCs w:val="20"/>
              </w:rPr>
            </w:pPr>
            <w:r>
              <w:rPr>
                <w:rFonts w:ascii="Arial" w:eastAsia="Arial" w:hAnsi="Arial" w:cs="Arial"/>
                <w:w w:val="98"/>
                <w:sz w:val="18"/>
                <w:szCs w:val="18"/>
              </w:rPr>
              <w:t>(119.33)</w:t>
            </w:r>
          </w:p>
        </w:tc>
        <w:tc>
          <w:tcPr>
            <w:tcW w:w="820" w:type="dxa"/>
            <w:vAlign w:val="bottom"/>
          </w:tcPr>
          <w:p w14:paraId="430A5D8D" w14:textId="77777777" w:rsidR="00987E15" w:rsidRDefault="00987E15">
            <w:pPr>
              <w:rPr>
                <w:sz w:val="19"/>
                <w:szCs w:val="19"/>
              </w:rPr>
            </w:pPr>
          </w:p>
        </w:tc>
      </w:tr>
      <w:tr w:rsidR="00987E15" w:rsidRPr="005F4F4A" w14:paraId="42DAA63E" w14:textId="77777777">
        <w:trPr>
          <w:trHeight w:val="224"/>
        </w:trPr>
        <w:tc>
          <w:tcPr>
            <w:tcW w:w="2700" w:type="dxa"/>
            <w:vAlign w:val="bottom"/>
          </w:tcPr>
          <w:p w14:paraId="2FF97A07" w14:textId="77777777" w:rsidR="00987E15" w:rsidRPr="005F4F4A" w:rsidRDefault="0068775A">
            <w:pPr>
              <w:ind w:left="120"/>
              <w:rPr>
                <w:sz w:val="20"/>
                <w:szCs w:val="20"/>
                <w:lang w:val="nl-NL"/>
                <w:rPrChange w:id="88" w:author="Paolo" w:date="2020-09-08T23:56:00Z">
                  <w:rPr>
                    <w:sz w:val="20"/>
                    <w:szCs w:val="20"/>
                  </w:rPr>
                </w:rPrChange>
              </w:rPr>
            </w:pPr>
            <w:r w:rsidRPr="005F4F4A">
              <w:rPr>
                <w:rFonts w:ascii="Arial" w:eastAsia="Arial" w:hAnsi="Arial" w:cs="Arial"/>
                <w:sz w:val="18"/>
                <w:szCs w:val="18"/>
                <w:lang w:val="nl-NL"/>
                <w:rPrChange w:id="89" w:author="Paolo" w:date="2020-09-08T23:56:00Z">
                  <w:rPr>
                    <w:rFonts w:ascii="Arial" w:eastAsia="Arial" w:hAnsi="Arial" w:cs="Arial"/>
                    <w:sz w:val="18"/>
                    <w:szCs w:val="18"/>
                  </w:rPr>
                </w:rPrChange>
              </w:rPr>
              <w:t>&amp; factories op., sch. open Sep.</w:t>
            </w:r>
          </w:p>
        </w:tc>
        <w:tc>
          <w:tcPr>
            <w:tcW w:w="1060" w:type="dxa"/>
            <w:vAlign w:val="bottom"/>
          </w:tcPr>
          <w:p w14:paraId="10CB24C1" w14:textId="77777777" w:rsidR="00987E15" w:rsidRPr="005F4F4A" w:rsidRDefault="00987E15">
            <w:pPr>
              <w:rPr>
                <w:sz w:val="19"/>
                <w:szCs w:val="19"/>
                <w:lang w:val="nl-NL"/>
                <w:rPrChange w:id="90" w:author="Paolo" w:date="2020-09-08T23:56:00Z">
                  <w:rPr>
                    <w:sz w:val="19"/>
                    <w:szCs w:val="19"/>
                  </w:rPr>
                </w:rPrChange>
              </w:rPr>
            </w:pPr>
          </w:p>
        </w:tc>
        <w:tc>
          <w:tcPr>
            <w:tcW w:w="1060" w:type="dxa"/>
            <w:vAlign w:val="bottom"/>
          </w:tcPr>
          <w:p w14:paraId="5C4DBB28" w14:textId="77777777" w:rsidR="00987E15" w:rsidRPr="005F4F4A" w:rsidRDefault="00987E15">
            <w:pPr>
              <w:rPr>
                <w:sz w:val="19"/>
                <w:szCs w:val="19"/>
                <w:lang w:val="nl-NL"/>
                <w:rPrChange w:id="91" w:author="Paolo" w:date="2020-09-08T23:56:00Z">
                  <w:rPr>
                    <w:sz w:val="19"/>
                    <w:szCs w:val="19"/>
                  </w:rPr>
                </w:rPrChange>
              </w:rPr>
            </w:pPr>
          </w:p>
        </w:tc>
        <w:tc>
          <w:tcPr>
            <w:tcW w:w="1060" w:type="dxa"/>
            <w:vAlign w:val="bottom"/>
          </w:tcPr>
          <w:p w14:paraId="2D11CC78" w14:textId="77777777" w:rsidR="00987E15" w:rsidRPr="005F4F4A" w:rsidRDefault="00987E15">
            <w:pPr>
              <w:rPr>
                <w:sz w:val="19"/>
                <w:szCs w:val="19"/>
                <w:lang w:val="nl-NL"/>
                <w:rPrChange w:id="92" w:author="Paolo" w:date="2020-09-08T23:56:00Z">
                  <w:rPr>
                    <w:sz w:val="19"/>
                    <w:szCs w:val="19"/>
                  </w:rPr>
                </w:rPrChange>
              </w:rPr>
            </w:pPr>
          </w:p>
        </w:tc>
        <w:tc>
          <w:tcPr>
            <w:tcW w:w="900" w:type="dxa"/>
            <w:vAlign w:val="bottom"/>
          </w:tcPr>
          <w:p w14:paraId="1EDDD064" w14:textId="77777777" w:rsidR="00987E15" w:rsidRPr="005F4F4A" w:rsidRDefault="00987E15">
            <w:pPr>
              <w:rPr>
                <w:sz w:val="19"/>
                <w:szCs w:val="19"/>
                <w:lang w:val="nl-NL"/>
                <w:rPrChange w:id="93" w:author="Paolo" w:date="2020-09-08T23:56:00Z">
                  <w:rPr>
                    <w:sz w:val="19"/>
                    <w:szCs w:val="19"/>
                  </w:rPr>
                </w:rPrChange>
              </w:rPr>
            </w:pPr>
          </w:p>
        </w:tc>
        <w:tc>
          <w:tcPr>
            <w:tcW w:w="820" w:type="dxa"/>
            <w:vAlign w:val="bottom"/>
          </w:tcPr>
          <w:p w14:paraId="3E905A07" w14:textId="77777777" w:rsidR="00987E15" w:rsidRPr="005F4F4A" w:rsidRDefault="00987E15">
            <w:pPr>
              <w:rPr>
                <w:sz w:val="19"/>
                <w:szCs w:val="19"/>
                <w:lang w:val="nl-NL"/>
                <w:rPrChange w:id="94" w:author="Paolo" w:date="2020-09-08T23:56:00Z">
                  <w:rPr>
                    <w:sz w:val="19"/>
                    <w:szCs w:val="19"/>
                  </w:rPr>
                </w:rPrChange>
              </w:rPr>
            </w:pPr>
          </w:p>
        </w:tc>
      </w:tr>
      <w:tr w:rsidR="00987E15" w:rsidRPr="005F4F4A" w14:paraId="18F0488C" w14:textId="77777777">
        <w:trPr>
          <w:trHeight w:val="47"/>
        </w:trPr>
        <w:tc>
          <w:tcPr>
            <w:tcW w:w="2700" w:type="dxa"/>
            <w:tcBorders>
              <w:bottom w:val="single" w:sz="8" w:space="0" w:color="auto"/>
            </w:tcBorders>
            <w:vAlign w:val="bottom"/>
          </w:tcPr>
          <w:p w14:paraId="59288159" w14:textId="77777777" w:rsidR="00987E15" w:rsidRPr="005F4F4A" w:rsidRDefault="00987E15">
            <w:pPr>
              <w:rPr>
                <w:sz w:val="4"/>
                <w:szCs w:val="4"/>
                <w:lang w:val="nl-NL"/>
                <w:rPrChange w:id="95" w:author="Paolo" w:date="2020-09-08T23:56:00Z">
                  <w:rPr>
                    <w:sz w:val="4"/>
                    <w:szCs w:val="4"/>
                  </w:rPr>
                </w:rPrChange>
              </w:rPr>
            </w:pPr>
          </w:p>
        </w:tc>
        <w:tc>
          <w:tcPr>
            <w:tcW w:w="1060" w:type="dxa"/>
            <w:tcBorders>
              <w:bottom w:val="single" w:sz="8" w:space="0" w:color="auto"/>
            </w:tcBorders>
            <w:vAlign w:val="bottom"/>
          </w:tcPr>
          <w:p w14:paraId="01F71199" w14:textId="77777777" w:rsidR="00987E15" w:rsidRPr="005F4F4A" w:rsidRDefault="00987E15">
            <w:pPr>
              <w:rPr>
                <w:sz w:val="4"/>
                <w:szCs w:val="4"/>
                <w:lang w:val="nl-NL"/>
                <w:rPrChange w:id="96" w:author="Paolo" w:date="2020-09-08T23:56:00Z">
                  <w:rPr>
                    <w:sz w:val="4"/>
                    <w:szCs w:val="4"/>
                  </w:rPr>
                </w:rPrChange>
              </w:rPr>
            </w:pPr>
          </w:p>
        </w:tc>
        <w:tc>
          <w:tcPr>
            <w:tcW w:w="1060" w:type="dxa"/>
            <w:tcBorders>
              <w:bottom w:val="single" w:sz="8" w:space="0" w:color="auto"/>
            </w:tcBorders>
            <w:vAlign w:val="bottom"/>
          </w:tcPr>
          <w:p w14:paraId="7E6ABB06" w14:textId="77777777" w:rsidR="00987E15" w:rsidRPr="005F4F4A" w:rsidRDefault="00987E15">
            <w:pPr>
              <w:rPr>
                <w:sz w:val="4"/>
                <w:szCs w:val="4"/>
                <w:lang w:val="nl-NL"/>
                <w:rPrChange w:id="97" w:author="Paolo" w:date="2020-09-08T23:56:00Z">
                  <w:rPr>
                    <w:sz w:val="4"/>
                    <w:szCs w:val="4"/>
                  </w:rPr>
                </w:rPrChange>
              </w:rPr>
            </w:pPr>
          </w:p>
        </w:tc>
        <w:tc>
          <w:tcPr>
            <w:tcW w:w="1060" w:type="dxa"/>
            <w:tcBorders>
              <w:bottom w:val="single" w:sz="8" w:space="0" w:color="auto"/>
            </w:tcBorders>
            <w:vAlign w:val="bottom"/>
          </w:tcPr>
          <w:p w14:paraId="5F95C7F8" w14:textId="77777777" w:rsidR="00987E15" w:rsidRPr="005F4F4A" w:rsidRDefault="00987E15">
            <w:pPr>
              <w:rPr>
                <w:sz w:val="4"/>
                <w:szCs w:val="4"/>
                <w:lang w:val="nl-NL"/>
                <w:rPrChange w:id="98" w:author="Paolo" w:date="2020-09-08T23:56:00Z">
                  <w:rPr>
                    <w:sz w:val="4"/>
                    <w:szCs w:val="4"/>
                  </w:rPr>
                </w:rPrChange>
              </w:rPr>
            </w:pPr>
          </w:p>
        </w:tc>
        <w:tc>
          <w:tcPr>
            <w:tcW w:w="900" w:type="dxa"/>
            <w:tcBorders>
              <w:bottom w:val="single" w:sz="8" w:space="0" w:color="auto"/>
            </w:tcBorders>
            <w:vAlign w:val="bottom"/>
          </w:tcPr>
          <w:p w14:paraId="10257081" w14:textId="77777777" w:rsidR="00987E15" w:rsidRPr="005F4F4A" w:rsidRDefault="00987E15">
            <w:pPr>
              <w:rPr>
                <w:sz w:val="4"/>
                <w:szCs w:val="4"/>
                <w:lang w:val="nl-NL"/>
                <w:rPrChange w:id="99" w:author="Paolo" w:date="2020-09-08T23:56:00Z">
                  <w:rPr>
                    <w:sz w:val="4"/>
                    <w:szCs w:val="4"/>
                  </w:rPr>
                </w:rPrChange>
              </w:rPr>
            </w:pPr>
          </w:p>
        </w:tc>
        <w:tc>
          <w:tcPr>
            <w:tcW w:w="820" w:type="dxa"/>
            <w:tcBorders>
              <w:bottom w:val="single" w:sz="8" w:space="0" w:color="auto"/>
            </w:tcBorders>
            <w:vAlign w:val="bottom"/>
          </w:tcPr>
          <w:p w14:paraId="0759BE90" w14:textId="77777777" w:rsidR="00987E15" w:rsidRPr="005F4F4A" w:rsidRDefault="00987E15">
            <w:pPr>
              <w:rPr>
                <w:sz w:val="4"/>
                <w:szCs w:val="4"/>
                <w:lang w:val="nl-NL"/>
                <w:rPrChange w:id="100" w:author="Paolo" w:date="2020-09-08T23:56:00Z">
                  <w:rPr>
                    <w:sz w:val="4"/>
                    <w:szCs w:val="4"/>
                  </w:rPr>
                </w:rPrChange>
              </w:rPr>
            </w:pPr>
          </w:p>
        </w:tc>
      </w:tr>
    </w:tbl>
    <w:p w14:paraId="551BD91B" w14:textId="77777777" w:rsidR="00987E15" w:rsidRPr="005F4F4A" w:rsidRDefault="00987E15">
      <w:pPr>
        <w:spacing w:line="177" w:lineRule="exact"/>
        <w:rPr>
          <w:sz w:val="20"/>
          <w:szCs w:val="20"/>
          <w:lang w:val="nl-NL"/>
          <w:rPrChange w:id="101" w:author="Paolo" w:date="2020-09-08T23:56:00Z">
            <w:rPr>
              <w:sz w:val="20"/>
              <w:szCs w:val="20"/>
            </w:rPr>
          </w:rPrChange>
        </w:rPr>
      </w:pPr>
    </w:p>
    <w:p w14:paraId="2864CE21" w14:textId="77777777" w:rsidR="00987E15" w:rsidRDefault="0068775A">
      <w:pPr>
        <w:jc w:val="center"/>
        <w:rPr>
          <w:sz w:val="20"/>
          <w:szCs w:val="20"/>
        </w:rPr>
      </w:pPr>
      <w:r>
        <w:rPr>
          <w:rFonts w:ascii="Arial" w:eastAsia="Arial" w:hAnsi="Arial" w:cs="Arial"/>
        </w:rPr>
        <w:t>Table 1: Report of the key results, with mean and (std)</w:t>
      </w:r>
    </w:p>
    <w:p w14:paraId="3E44A25A" w14:textId="77777777" w:rsidR="00987E15" w:rsidRDefault="00987E15">
      <w:pPr>
        <w:spacing w:line="312" w:lineRule="exact"/>
        <w:rPr>
          <w:sz w:val="20"/>
          <w:szCs w:val="20"/>
        </w:rPr>
      </w:pPr>
    </w:p>
    <w:p w14:paraId="6A1532C8" w14:textId="77777777" w:rsidR="00987E15" w:rsidRDefault="0068775A">
      <w:pPr>
        <w:spacing w:line="276" w:lineRule="auto"/>
        <w:ind w:left="400" w:right="400" w:firstLine="339"/>
        <w:rPr>
          <w:sz w:val="20"/>
          <w:szCs w:val="20"/>
        </w:rPr>
      </w:pPr>
      <w:r>
        <w:rPr>
          <w:rFonts w:ascii="Arial" w:eastAsia="Arial" w:hAnsi="Arial" w:cs="Arial"/>
        </w:rPr>
        <w:t>The values of the standard deviations are impressive, as a signal of the diﬃculties in forecasting an epidemic. Those estimates are primarily due to very diﬀerent durations of</w:t>
      </w:r>
    </w:p>
    <w:p w14:paraId="4A4A0590" w14:textId="77777777" w:rsidR="00987E15" w:rsidRDefault="00987E15">
      <w:pPr>
        <w:sectPr w:rsidR="00987E15">
          <w:pgSz w:w="12240" w:h="15840"/>
          <w:pgMar w:top="1147" w:right="1440" w:bottom="1440" w:left="1440" w:header="0" w:footer="0" w:gutter="0"/>
          <w:cols w:space="720" w:equalWidth="0">
            <w:col w:w="9360"/>
          </w:cols>
        </w:sectPr>
      </w:pPr>
    </w:p>
    <w:p w14:paraId="14C4362A" w14:textId="77777777" w:rsidR="00987E15" w:rsidRDefault="00987E15">
      <w:pPr>
        <w:spacing w:line="200" w:lineRule="exact"/>
        <w:rPr>
          <w:sz w:val="20"/>
          <w:szCs w:val="20"/>
        </w:rPr>
      </w:pPr>
    </w:p>
    <w:p w14:paraId="465E9C5C" w14:textId="77777777" w:rsidR="00987E15" w:rsidRDefault="00987E15">
      <w:pPr>
        <w:spacing w:line="231" w:lineRule="exact"/>
        <w:rPr>
          <w:sz w:val="20"/>
          <w:szCs w:val="20"/>
        </w:rPr>
      </w:pPr>
    </w:p>
    <w:p w14:paraId="36A14A9E" w14:textId="77777777" w:rsidR="00987E15" w:rsidRDefault="0068775A">
      <w:pPr>
        <w:jc w:val="center"/>
        <w:rPr>
          <w:sz w:val="20"/>
          <w:szCs w:val="20"/>
        </w:rPr>
      </w:pPr>
      <w:r>
        <w:rPr>
          <w:rFonts w:ascii="Arial" w:eastAsia="Arial" w:hAnsi="Arial" w:cs="Arial"/>
          <w:sz w:val="21"/>
          <w:szCs w:val="21"/>
        </w:rPr>
        <w:t>8</w:t>
      </w:r>
    </w:p>
    <w:p w14:paraId="64B85707" w14:textId="77777777" w:rsidR="00987E15" w:rsidRDefault="00987E15">
      <w:pPr>
        <w:sectPr w:rsidR="00987E15">
          <w:type w:val="continuous"/>
          <w:pgSz w:w="12240" w:h="15840"/>
          <w:pgMar w:top="1147" w:right="1440" w:bottom="1440" w:left="1440" w:header="0" w:footer="0" w:gutter="0"/>
          <w:cols w:space="720" w:equalWidth="0">
            <w:col w:w="9360"/>
          </w:cols>
        </w:sectPr>
      </w:pPr>
    </w:p>
    <w:p w14:paraId="0EEF9A43" w14:textId="77777777" w:rsidR="00987E15" w:rsidRDefault="0068775A">
      <w:pPr>
        <w:jc w:val="center"/>
        <w:rPr>
          <w:sz w:val="20"/>
          <w:szCs w:val="20"/>
        </w:rPr>
      </w:pPr>
      <w:bookmarkStart w:id="102" w:name="page9"/>
      <w:bookmarkEnd w:id="102"/>
      <w:r>
        <w:rPr>
          <w:rFonts w:ascii="Arial" w:eastAsia="Arial" w:hAnsi="Arial" w:cs="Arial"/>
        </w:rPr>
        <w:t>Work in progress &amp; draft: Comments and Corrections Welcome!</w:t>
      </w:r>
    </w:p>
    <w:p w14:paraId="18FDB357"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14:anchorId="5B2A5592" wp14:editId="0221B9B4">
                <wp:simplePos x="0" y="0"/>
                <wp:positionH relativeFrom="column">
                  <wp:posOffset>251460</wp:posOffset>
                </wp:positionH>
                <wp:positionV relativeFrom="paragraph">
                  <wp:posOffset>23495</wp:posOffset>
                </wp:positionV>
                <wp:extent cx="544004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8A3C74" id="Shape 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" o:allowincell="f" filled="t" strokeweight=".14039mm">
                <v:stroke joinstyle="miter"/>
                <o:lock v:ext="edit" shapetype="f"/>
              </v:line>
            </w:pict>
          </mc:Fallback>
        </mc:AlternateContent>
      </w:r>
    </w:p>
    <w:p w14:paraId="57D5D085" w14:textId="77777777" w:rsidR="00987E15" w:rsidRDefault="00987E15">
      <w:pPr>
        <w:spacing w:line="200" w:lineRule="exact"/>
        <w:rPr>
          <w:sz w:val="20"/>
          <w:szCs w:val="20"/>
        </w:rPr>
      </w:pPr>
    </w:p>
    <w:p w14:paraId="40AD55D5" w14:textId="77777777" w:rsidR="00987E15" w:rsidRDefault="00987E15">
      <w:pPr>
        <w:spacing w:line="326" w:lineRule="exact"/>
        <w:rPr>
          <w:sz w:val="20"/>
          <w:szCs w:val="20"/>
        </w:rPr>
      </w:pPr>
    </w:p>
    <w:p w14:paraId="54C2AC36" w14:textId="77777777" w:rsidR="00987E15" w:rsidRDefault="0068775A">
      <w:pPr>
        <w:spacing w:line="257" w:lineRule="auto"/>
        <w:ind w:left="400" w:right="400"/>
        <w:jc w:val="both"/>
        <w:rPr>
          <w:sz w:val="20"/>
          <w:szCs w:val="20"/>
        </w:rPr>
      </w:pPr>
      <w:r>
        <w:rPr>
          <w:rFonts w:ascii="Arial" w:eastAsia="Arial" w:hAnsi="Arial" w:cs="Arial"/>
        </w:rPr>
        <w:t>the virus diﬀusion, being this occurrence also linked to thin events like that in bullet point 3 in Section 2.2. That event is not in scale to the population size (1:1000), but it is a single agent acting, as observed in reality, in many situations.</w:t>
      </w:r>
    </w:p>
    <w:p w14:paraId="4B5579AB" w14:textId="77777777" w:rsidR="00987E15" w:rsidRDefault="0068775A">
      <w:pPr>
        <w:spacing w:line="257" w:lineRule="auto"/>
        <w:ind w:left="400" w:right="400" w:firstLine="339"/>
        <w:jc w:val="both"/>
        <w:rPr>
          <w:sz w:val="20"/>
          <w:szCs w:val="20"/>
        </w:rPr>
      </w:pPr>
      <w:r>
        <w:rPr>
          <w:rFonts w:ascii="Arial" w:eastAsia="Arial" w:hAnsi="Arial" w:cs="Arial"/>
        </w:rPr>
        <w:t>General notes: data refer to a population of 4,350 subjects (1:1,000 of Piedmont people). We over-represent nursing homes to have visibility of the phenomenon, both as the spatial distribution of these institutions and each unit dimension. As we clarify in the supporting information (see note 2), in scale, we would have less than one nursing home, with 30 hosts; we created five with a total value of around 60 hosts.</w:t>
      </w:r>
    </w:p>
    <w:p w14:paraId="29297E19" w14:textId="77777777" w:rsidR="00987E15" w:rsidRDefault="00987E15">
      <w:pPr>
        <w:spacing w:line="1" w:lineRule="exact"/>
        <w:rPr>
          <w:sz w:val="20"/>
          <w:szCs w:val="20"/>
        </w:rPr>
      </w:pPr>
    </w:p>
    <w:p w14:paraId="37D74AEB" w14:textId="77777777" w:rsidR="00987E15" w:rsidRDefault="0068775A">
      <w:pPr>
        <w:ind w:left="740"/>
        <w:rPr>
          <w:sz w:val="20"/>
          <w:szCs w:val="20"/>
        </w:rPr>
      </w:pPr>
      <w:r>
        <w:rPr>
          <w:rFonts w:ascii="Arial" w:eastAsia="Arial" w:hAnsi="Arial" w:cs="Arial"/>
        </w:rPr>
        <w:t>A comment to Table 1, following the diﬀerent blocks, row by row:</w:t>
      </w:r>
    </w:p>
    <w:p w14:paraId="5961D7EF" w14:textId="77777777" w:rsidR="00987E15" w:rsidRDefault="00987E15">
      <w:pPr>
        <w:spacing w:line="241" w:lineRule="exact"/>
        <w:rPr>
          <w:sz w:val="20"/>
          <w:szCs w:val="20"/>
        </w:rPr>
      </w:pPr>
    </w:p>
    <w:p w14:paraId="19A5DF5E" w14:textId="77777777" w:rsidR="00987E15" w:rsidRDefault="0068775A">
      <w:pPr>
        <w:numPr>
          <w:ilvl w:val="0"/>
          <w:numId w:val="13"/>
        </w:numPr>
        <w:tabs>
          <w:tab w:val="left" w:pos="940"/>
        </w:tabs>
        <w:spacing w:line="279" w:lineRule="auto"/>
        <w:ind w:left="940" w:right="400" w:hanging="276"/>
        <w:jc w:val="both"/>
        <w:rPr>
          <w:rFonts w:ascii="Arial" w:eastAsia="Arial" w:hAnsi="Arial" w:cs="Arial"/>
          <w:sz w:val="21"/>
          <w:szCs w:val="21"/>
        </w:rPr>
      </w:pPr>
      <w:r>
        <w:rPr>
          <w:rFonts w:ascii="Arial" w:eastAsia="Arial" w:hAnsi="Arial" w:cs="Arial"/>
          <w:sz w:val="21"/>
          <w:szCs w:val="21"/>
        </w:rPr>
        <w:t>we start with a counterfactual analysis with 1,000 runs of the epidemic model without any non-pharmaceutical containment measures; The results are extraordinary heavy, both as symptomatic persons (19.6% of the population) and total infected people (51.8%); the mean duration of the epidemics is close to one year;</w:t>
      </w:r>
    </w:p>
    <w:p w14:paraId="0B76D013" w14:textId="77777777" w:rsidR="00987E15" w:rsidRDefault="00987E15">
      <w:pPr>
        <w:spacing w:line="48" w:lineRule="exact"/>
        <w:rPr>
          <w:rFonts w:ascii="Arial" w:eastAsia="Arial" w:hAnsi="Arial" w:cs="Arial"/>
          <w:sz w:val="21"/>
          <w:szCs w:val="21"/>
        </w:rPr>
      </w:pPr>
    </w:p>
    <w:p w14:paraId="681921D9" w14:textId="77777777" w:rsidR="00987E15" w:rsidRDefault="0068775A">
      <w:pPr>
        <w:numPr>
          <w:ilvl w:val="0"/>
          <w:numId w:val="13"/>
        </w:numPr>
        <w:tabs>
          <w:tab w:val="left" w:pos="940"/>
        </w:tabs>
        <w:spacing w:line="272" w:lineRule="auto"/>
        <w:ind w:left="940" w:right="400" w:hanging="276"/>
        <w:jc w:val="both"/>
        <w:rPr>
          <w:rFonts w:ascii="Arial" w:eastAsia="Arial" w:hAnsi="Arial" w:cs="Arial"/>
          <w:sz w:val="21"/>
          <w:szCs w:val="21"/>
        </w:rPr>
      </w:pPr>
      <w:r>
        <w:rPr>
          <w:rFonts w:ascii="Arial" w:eastAsia="Arial" w:hAnsi="Arial" w:cs="Arial"/>
          <w:sz w:val="21"/>
          <w:szCs w:val="21"/>
        </w:rPr>
        <w:t>the second step, factual, is that of introducing the sequence of non-pharmaceutical containment measures of Appendix D, again in a batch of 1,000 runs; we have now 3,6% and 9,6% rates, with a diminution highly relevant, and a mean duration half of the preceding one; if you look at the heat-maps in Sections B.1 and B.2, where we classify the results in terms of durations and infections of each epidemic in the double histograms, you can see that the diﬀerence is astonishing; a note: the actual Piedmont, where the curve of the symptomatic cases flattened with the end of May, with around 30 thousand subjects, is included in the cell in the first row, immediately to the right of the mode in Fig. 21, considering that here we have to triplicate the number symptomatic subject to have the total measure of infected agents;</w:t>
      </w:r>
    </w:p>
    <w:p w14:paraId="27345D79" w14:textId="77777777" w:rsidR="00987E15" w:rsidRDefault="00987E15">
      <w:pPr>
        <w:spacing w:line="60" w:lineRule="exact"/>
        <w:rPr>
          <w:rFonts w:ascii="Arial" w:eastAsia="Arial" w:hAnsi="Arial" w:cs="Arial"/>
          <w:sz w:val="21"/>
          <w:szCs w:val="21"/>
        </w:rPr>
      </w:pPr>
    </w:p>
    <w:p w14:paraId="1EF2A40E" w14:textId="77777777" w:rsidR="00987E15" w:rsidRDefault="0068775A">
      <w:pPr>
        <w:numPr>
          <w:ilvl w:val="0"/>
          <w:numId w:val="13"/>
        </w:numPr>
        <w:tabs>
          <w:tab w:val="left" w:pos="940"/>
        </w:tabs>
        <w:spacing w:line="259" w:lineRule="auto"/>
        <w:ind w:left="940" w:right="400" w:hanging="276"/>
        <w:jc w:val="both"/>
        <w:rPr>
          <w:rFonts w:ascii="Arial" w:eastAsia="Arial" w:hAnsi="Arial" w:cs="Arial"/>
        </w:rPr>
      </w:pPr>
      <w:r>
        <w:rPr>
          <w:rFonts w:ascii="Arial" w:eastAsia="Arial" w:hAnsi="Arial" w:cs="Arial"/>
        </w:rPr>
        <w:t>in this prospective analysis, we have the same sequence of containment measures of the previous case, with the diﬀerence that from September 14</w:t>
      </w:r>
      <w:r>
        <w:rPr>
          <w:rFonts w:ascii="Arial" w:eastAsia="Arial" w:hAnsi="Arial" w:cs="Arial"/>
          <w:sz w:val="15"/>
          <w:szCs w:val="15"/>
        </w:rPr>
        <w:t>th</w:t>
      </w:r>
      <w:r>
        <w:rPr>
          <w:rFonts w:ascii="Arial" w:eastAsia="Arial" w:hAnsi="Arial" w:cs="Arial"/>
        </w:rPr>
        <w:t xml:space="preserve"> (2020) schools are open; the rates on infection are a bit lower than those of case 2, the duration is very close; certainly standard deviation signal a relevant variability, but similar to the previous one; the rates of infection decrease, here and also in the similar step from case 8 to 9, with a possible interpretation: keeping in school the students for a part of the day decreases contagions in other regularly frequented spaces, where they could find more contagious people;</w:t>
      </w:r>
    </w:p>
    <w:p w14:paraId="5D8C704C" w14:textId="77777777" w:rsidR="00987E15" w:rsidRDefault="00987E15">
      <w:pPr>
        <w:spacing w:line="70" w:lineRule="exact"/>
        <w:rPr>
          <w:rFonts w:ascii="Arial" w:eastAsia="Arial" w:hAnsi="Arial" w:cs="Arial"/>
        </w:rPr>
      </w:pPr>
    </w:p>
    <w:p w14:paraId="6FBCEAD3" w14:textId="77777777" w:rsidR="00987E15" w:rsidRDefault="0068775A">
      <w:pPr>
        <w:numPr>
          <w:ilvl w:val="0"/>
          <w:numId w:val="13"/>
        </w:numPr>
        <w:tabs>
          <w:tab w:val="left" w:pos="940"/>
        </w:tabs>
        <w:spacing w:line="261" w:lineRule="auto"/>
        <w:ind w:left="940" w:right="400" w:hanging="276"/>
        <w:jc w:val="both"/>
        <w:rPr>
          <w:rFonts w:ascii="Arial" w:eastAsia="Arial" w:hAnsi="Arial" w:cs="Arial"/>
        </w:rPr>
      </w:pPr>
      <w:r>
        <w:rPr>
          <w:rFonts w:ascii="Arial" w:eastAsia="Arial" w:hAnsi="Arial" w:cs="Arial"/>
        </w:rPr>
        <w:t>the fourth case is again a counterfactual one, always with the regular containment measures (and schools closed in September), but supposing that we had followed the strategy of Section 2.2, not admitting the fragile employees in the workplaces, from February 20</w:t>
      </w:r>
      <w:r>
        <w:rPr>
          <w:rFonts w:ascii="Arial" w:eastAsia="Arial" w:hAnsi="Arial" w:cs="Arial"/>
          <w:sz w:val="15"/>
          <w:szCs w:val="15"/>
        </w:rPr>
        <w:t>th</w:t>
      </w:r>
      <w:r>
        <w:rPr>
          <w:rFonts w:ascii="Arial" w:eastAsia="Arial" w:hAnsi="Arial" w:cs="Arial"/>
        </w:rPr>
        <w:t>; the positive eﬀect is evident, with the infection rates now at 2.8% and 7.7%;</w:t>
      </w:r>
    </w:p>
    <w:p w14:paraId="3D898AFA" w14:textId="77777777" w:rsidR="00987E15" w:rsidRDefault="00987E15">
      <w:pPr>
        <w:spacing w:line="66" w:lineRule="exact"/>
        <w:rPr>
          <w:rFonts w:ascii="Arial" w:eastAsia="Arial" w:hAnsi="Arial" w:cs="Arial"/>
        </w:rPr>
      </w:pPr>
    </w:p>
    <w:p w14:paraId="60A56911" w14:textId="77777777" w:rsidR="00987E15" w:rsidRDefault="0068775A">
      <w:pPr>
        <w:numPr>
          <w:ilvl w:val="0"/>
          <w:numId w:val="13"/>
        </w:numPr>
        <w:tabs>
          <w:tab w:val="left" w:pos="940"/>
        </w:tabs>
        <w:spacing w:line="285" w:lineRule="auto"/>
        <w:ind w:left="940" w:right="400" w:hanging="276"/>
        <w:jc w:val="both"/>
        <w:rPr>
          <w:rFonts w:ascii="Arial" w:eastAsia="Arial" w:hAnsi="Arial" w:cs="Arial"/>
          <w:sz w:val="21"/>
          <w:szCs w:val="21"/>
        </w:rPr>
      </w:pPr>
      <w:r>
        <w:rPr>
          <w:rFonts w:ascii="Arial" w:eastAsia="Arial" w:hAnsi="Arial" w:cs="Arial"/>
          <w:sz w:val="21"/>
          <w:szCs w:val="21"/>
        </w:rPr>
        <w:t>we decided to investigate separately two other counterfactual possibilities, always with the regular containment measures (and schools closed in September), starting with the isolation of the nursing homes, forbidding visits, separating the operators, and</w:t>
      </w:r>
    </w:p>
    <w:p w14:paraId="44BC9F9F" w14:textId="77777777" w:rsidR="00987E15" w:rsidRDefault="00987E15">
      <w:pPr>
        <w:sectPr w:rsidR="00987E15">
          <w:pgSz w:w="12240" w:h="15840"/>
          <w:pgMar w:top="1147" w:right="1440" w:bottom="1440" w:left="1440" w:header="0" w:footer="0" w:gutter="0"/>
          <w:cols w:space="720" w:equalWidth="0">
            <w:col w:w="9360"/>
          </w:cols>
        </w:sectPr>
      </w:pPr>
    </w:p>
    <w:p w14:paraId="13446690" w14:textId="77777777" w:rsidR="00987E15" w:rsidRDefault="00987E15">
      <w:pPr>
        <w:spacing w:line="279" w:lineRule="exact"/>
        <w:rPr>
          <w:sz w:val="20"/>
          <w:szCs w:val="20"/>
        </w:rPr>
      </w:pPr>
    </w:p>
    <w:p w14:paraId="421F66F2" w14:textId="77777777" w:rsidR="00987E15" w:rsidRDefault="0068775A">
      <w:pPr>
        <w:jc w:val="center"/>
        <w:rPr>
          <w:sz w:val="20"/>
          <w:szCs w:val="20"/>
        </w:rPr>
      </w:pPr>
      <w:r>
        <w:rPr>
          <w:rFonts w:ascii="Arial" w:eastAsia="Arial" w:hAnsi="Arial" w:cs="Arial"/>
          <w:sz w:val="21"/>
          <w:szCs w:val="21"/>
        </w:rPr>
        <w:t>9</w:t>
      </w:r>
    </w:p>
    <w:p w14:paraId="49BD3A70" w14:textId="77777777" w:rsidR="00987E15" w:rsidRDefault="00987E15">
      <w:pPr>
        <w:sectPr w:rsidR="00987E15">
          <w:type w:val="continuous"/>
          <w:pgSz w:w="12240" w:h="15840"/>
          <w:pgMar w:top="1147" w:right="1440" w:bottom="1440" w:left="1440" w:header="0" w:footer="0" w:gutter="0"/>
          <w:cols w:space="720" w:equalWidth="0">
            <w:col w:w="9360"/>
          </w:cols>
        </w:sectPr>
      </w:pPr>
    </w:p>
    <w:p w14:paraId="7B77C36F" w14:textId="77777777" w:rsidR="00987E15" w:rsidRDefault="0068775A">
      <w:pPr>
        <w:jc w:val="center"/>
        <w:rPr>
          <w:sz w:val="20"/>
          <w:szCs w:val="20"/>
        </w:rPr>
      </w:pPr>
      <w:bookmarkStart w:id="103" w:name="page10"/>
      <w:bookmarkEnd w:id="103"/>
      <w:r>
        <w:rPr>
          <w:rFonts w:ascii="Arial" w:eastAsia="Arial" w:hAnsi="Arial" w:cs="Arial"/>
        </w:rPr>
        <w:t>Work in progress &amp; draft: Comments and Corrections Welcome!</w:t>
      </w:r>
    </w:p>
    <w:p w14:paraId="3C9176FB"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14:anchorId="62DDE4F0" wp14:editId="75A4AE04">
                <wp:simplePos x="0" y="0"/>
                <wp:positionH relativeFrom="column">
                  <wp:posOffset>251460</wp:posOffset>
                </wp:positionH>
                <wp:positionV relativeFrom="paragraph">
                  <wp:posOffset>23495</wp:posOffset>
                </wp:positionV>
                <wp:extent cx="544004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98B1B4" id="Shape 1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mWuAEAAIE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Setdw5sBSj8q1&#10;jGIyZwzYEubRbWOWJyb3Ep69+I6Uq66SOcAww6Y+2gwnfWwqZh8vZqspMUGby6ap62bJmaBc8+Hu&#10;fb6ugvZ8NkRMn5S3LC86brTLVkALh2dMM/QMydvojZYbbUwJ4n73aCI7ALV9U8aJ/QpmHBupkHrZ&#10;FOarHL6mqMv4G4XVid6v0bbj9xcQtIMC+dFJKhPaBNrMa1Jn3Mm32aps2s7L4zae/aQ+FxtObzI/&#10;pNdxOf3r56x/Ag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Dk7GmW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338E4630" w14:textId="77777777" w:rsidR="00987E15" w:rsidRDefault="00987E15">
      <w:pPr>
        <w:spacing w:line="200" w:lineRule="exact"/>
        <w:rPr>
          <w:sz w:val="20"/>
          <w:szCs w:val="20"/>
        </w:rPr>
      </w:pPr>
    </w:p>
    <w:p w14:paraId="74277275" w14:textId="77777777" w:rsidR="00987E15" w:rsidRDefault="00987E15">
      <w:pPr>
        <w:spacing w:line="326" w:lineRule="exact"/>
        <w:rPr>
          <w:sz w:val="20"/>
          <w:szCs w:val="20"/>
        </w:rPr>
      </w:pPr>
    </w:p>
    <w:p w14:paraId="285ED63C" w14:textId="77777777" w:rsidR="00987E15" w:rsidRDefault="0068775A">
      <w:pPr>
        <w:spacing w:line="263" w:lineRule="auto"/>
        <w:ind w:left="940" w:right="400"/>
        <w:jc w:val="both"/>
        <w:rPr>
          <w:sz w:val="20"/>
          <w:szCs w:val="20"/>
        </w:rPr>
      </w:pPr>
      <w:r>
        <w:rPr>
          <w:rFonts w:ascii="Arial" w:eastAsia="Arial" w:hAnsi="Arial" w:cs="Arial"/>
        </w:rPr>
        <w:t>creating a buﬀer zone prohibiting to everyone to get close to nursing homes, again from February 20</w:t>
      </w:r>
      <w:r>
        <w:rPr>
          <w:rFonts w:ascii="Arial" w:eastAsia="Arial" w:hAnsi="Arial" w:cs="Arial"/>
          <w:sz w:val="15"/>
          <w:szCs w:val="15"/>
        </w:rPr>
        <w:t>th</w:t>
      </w:r>
      <w:r>
        <w:rPr>
          <w:rFonts w:ascii="Arial" w:eastAsia="Arial" w:hAnsi="Arial" w:cs="Arial"/>
        </w:rPr>
        <w:t>; we have some positive eﬀect, but limited; sure, a bit more relevant for the nursing homes, where the residual infections are coming from contagions occurred before the blocking decision;</w:t>
      </w:r>
    </w:p>
    <w:p w14:paraId="594D8CA5" w14:textId="77777777" w:rsidR="00987E15" w:rsidRDefault="00987E15">
      <w:pPr>
        <w:spacing w:line="65" w:lineRule="exact"/>
        <w:rPr>
          <w:sz w:val="20"/>
          <w:szCs w:val="20"/>
        </w:rPr>
      </w:pPr>
    </w:p>
    <w:p w14:paraId="0F196F69" w14:textId="77777777" w:rsidR="00987E15" w:rsidRDefault="0068775A">
      <w:pPr>
        <w:numPr>
          <w:ilvl w:val="0"/>
          <w:numId w:val="14"/>
        </w:numPr>
        <w:tabs>
          <w:tab w:val="left" w:pos="940"/>
        </w:tabs>
        <w:spacing w:line="263" w:lineRule="auto"/>
        <w:ind w:left="940" w:right="400" w:hanging="276"/>
        <w:jc w:val="both"/>
        <w:rPr>
          <w:rFonts w:ascii="Arial" w:eastAsia="Arial" w:hAnsi="Arial" w:cs="Arial"/>
        </w:rPr>
      </w:pPr>
      <w:r>
        <w:rPr>
          <w:rFonts w:ascii="Arial" w:eastAsia="Arial" w:hAnsi="Arial" w:cs="Arial"/>
        </w:rPr>
        <w:t>the second separate counterfactual verification, in the same conditions of the previous trial, is that of keeping all fragile people in isolation at home but, as in reality occurred, the workers can continue to move to go to their workplaces; the benefits are again quite limited;</w:t>
      </w:r>
    </w:p>
    <w:p w14:paraId="5DD3BDF9" w14:textId="77777777" w:rsidR="00987E15" w:rsidRDefault="00987E15">
      <w:pPr>
        <w:spacing w:line="43" w:lineRule="exact"/>
        <w:rPr>
          <w:rFonts w:ascii="Arial" w:eastAsia="Arial" w:hAnsi="Arial" w:cs="Arial"/>
        </w:rPr>
      </w:pPr>
    </w:p>
    <w:p w14:paraId="1F2BE774" w14:textId="77777777" w:rsidR="00987E15" w:rsidRDefault="0068775A">
      <w:pPr>
        <w:numPr>
          <w:ilvl w:val="0"/>
          <w:numId w:val="14"/>
        </w:numPr>
        <w:tabs>
          <w:tab w:val="left" w:pos="940"/>
        </w:tabs>
        <w:spacing w:line="267" w:lineRule="auto"/>
        <w:ind w:left="940" w:right="400" w:hanging="276"/>
        <w:jc w:val="both"/>
        <w:rPr>
          <w:rFonts w:ascii="Arial" w:eastAsia="Arial" w:hAnsi="Arial" w:cs="Arial"/>
        </w:rPr>
      </w:pPr>
      <w:r>
        <w:rPr>
          <w:rFonts w:ascii="Arial" w:eastAsia="Arial" w:hAnsi="Arial" w:cs="Arial"/>
        </w:rPr>
        <w:t>with the 7</w:t>
      </w:r>
      <w:r>
        <w:rPr>
          <w:rFonts w:ascii="Arial" w:eastAsia="Arial" w:hAnsi="Arial" w:cs="Arial"/>
          <w:sz w:val="15"/>
          <w:szCs w:val="15"/>
        </w:rPr>
        <w:t>th</w:t>
      </w:r>
      <w:r>
        <w:rPr>
          <w:rFonts w:ascii="Arial" w:eastAsia="Arial" w:hAnsi="Arial" w:cs="Arial"/>
        </w:rPr>
        <w:t xml:space="preserve"> batch of simulated epidemics, we put in action all the measures of the counterfactual experiments number 4, 5, and 6; the results, in this case, are highly positive with the infection rates about symptomatic people and total ones reduced to 2.4% and 7.0%, with the minimal mean duration in the table; as a synthesis, we are preserving all fragile people;</w:t>
      </w:r>
    </w:p>
    <w:p w14:paraId="725B197D" w14:textId="77777777" w:rsidR="00987E15" w:rsidRDefault="00987E15">
      <w:pPr>
        <w:spacing w:line="58" w:lineRule="exact"/>
        <w:rPr>
          <w:rFonts w:ascii="Arial" w:eastAsia="Arial" w:hAnsi="Arial" w:cs="Arial"/>
        </w:rPr>
      </w:pPr>
    </w:p>
    <w:p w14:paraId="2BEDD423" w14:textId="77777777" w:rsidR="00987E15" w:rsidRDefault="0068775A">
      <w:pPr>
        <w:numPr>
          <w:ilvl w:val="0"/>
          <w:numId w:val="14"/>
        </w:numPr>
        <w:tabs>
          <w:tab w:val="left" w:pos="940"/>
        </w:tabs>
        <w:spacing w:line="263" w:lineRule="auto"/>
        <w:ind w:left="940" w:right="400" w:hanging="276"/>
        <w:jc w:val="both"/>
        <w:rPr>
          <w:rFonts w:ascii="Arial" w:eastAsia="Arial" w:hAnsi="Arial" w:cs="Arial"/>
        </w:rPr>
      </w:pPr>
      <w:r>
        <w:rPr>
          <w:rFonts w:ascii="Arial" w:eastAsia="Arial" w:hAnsi="Arial" w:cs="Arial"/>
        </w:rPr>
        <w:t>continuing in the counterfactual perspective, we verify the consequence of not closing factories and workplaces of any kind; we measure some worsening if we compare these rates with the previous ones, but they are always a lot better than those of the factual case 2;</w:t>
      </w:r>
    </w:p>
    <w:p w14:paraId="5DF002C7" w14:textId="77777777" w:rsidR="00987E15" w:rsidRDefault="00987E15">
      <w:pPr>
        <w:spacing w:line="64" w:lineRule="exact"/>
        <w:rPr>
          <w:rFonts w:ascii="Arial" w:eastAsia="Arial" w:hAnsi="Arial" w:cs="Arial"/>
        </w:rPr>
      </w:pPr>
    </w:p>
    <w:p w14:paraId="5BA771BF" w14:textId="77777777" w:rsidR="00987E15" w:rsidRDefault="0068775A">
      <w:pPr>
        <w:numPr>
          <w:ilvl w:val="0"/>
          <w:numId w:val="14"/>
        </w:numPr>
        <w:tabs>
          <w:tab w:val="left" w:pos="940"/>
        </w:tabs>
        <w:spacing w:line="266" w:lineRule="auto"/>
        <w:ind w:left="940" w:right="400" w:hanging="276"/>
        <w:jc w:val="both"/>
        <w:rPr>
          <w:rFonts w:ascii="Arial" w:eastAsia="Arial" w:hAnsi="Arial" w:cs="Arial"/>
        </w:rPr>
      </w:pPr>
      <w:r>
        <w:rPr>
          <w:rFonts w:ascii="Arial" w:eastAsia="Arial" w:hAnsi="Arial" w:cs="Arial"/>
        </w:rPr>
        <w:t>finally, as the last step, we add the decision of opening the schools in September, again—as for case 3—with some improvement if compared with the same situation with the schools closed.</w:t>
      </w:r>
    </w:p>
    <w:p w14:paraId="41C383FA" w14:textId="77777777" w:rsidR="00987E15" w:rsidRDefault="00987E15">
      <w:pPr>
        <w:spacing w:line="211" w:lineRule="exact"/>
        <w:rPr>
          <w:sz w:val="20"/>
          <w:szCs w:val="20"/>
        </w:rPr>
      </w:pPr>
    </w:p>
    <w:p w14:paraId="04AAF4A0" w14:textId="77777777" w:rsidR="00987E15" w:rsidRDefault="0068775A">
      <w:pPr>
        <w:spacing w:line="263" w:lineRule="auto"/>
        <w:ind w:left="400" w:right="400" w:firstLine="339"/>
        <w:jc w:val="both"/>
        <w:rPr>
          <w:sz w:val="20"/>
          <w:szCs w:val="20"/>
        </w:rPr>
      </w:pPr>
      <w:r>
        <w:rPr>
          <w:rFonts w:ascii="Arial" w:eastAsia="Arial" w:hAnsi="Arial" w:cs="Arial"/>
        </w:rPr>
        <w:t>To summarize, the actions carried out were of extraordinary eﬀect and usefulness. Still, it would have been possible to add other forms of action that could have had lower overall costs. Therefore, measures to preserve the situation at risk for all fragile people and at the same time to not stop the economy and society indiscriminately.</w:t>
      </w:r>
    </w:p>
    <w:p w14:paraId="2D7759B2" w14:textId="77777777" w:rsidR="00987E15" w:rsidRDefault="00987E15">
      <w:pPr>
        <w:spacing w:line="335" w:lineRule="exact"/>
        <w:rPr>
          <w:sz w:val="20"/>
          <w:szCs w:val="20"/>
        </w:rPr>
      </w:pPr>
    </w:p>
    <w:p w14:paraId="56B8C4A6" w14:textId="77777777" w:rsidR="00987E15" w:rsidRDefault="0068775A">
      <w:pPr>
        <w:numPr>
          <w:ilvl w:val="0"/>
          <w:numId w:val="15"/>
        </w:numPr>
        <w:tabs>
          <w:tab w:val="left" w:pos="860"/>
        </w:tabs>
        <w:ind w:left="860" w:hanging="464"/>
        <w:rPr>
          <w:rFonts w:ascii="Arial" w:eastAsia="Arial" w:hAnsi="Arial" w:cs="Arial"/>
          <w:sz w:val="29"/>
          <w:szCs w:val="29"/>
        </w:rPr>
      </w:pPr>
      <w:r>
        <w:rPr>
          <w:rFonts w:ascii="Arial" w:eastAsia="Arial" w:hAnsi="Arial" w:cs="Arial"/>
          <w:sz w:val="29"/>
          <w:szCs w:val="29"/>
        </w:rPr>
        <w:t>Cost-benefit analysis of the of interventions</w:t>
      </w:r>
    </w:p>
    <w:p w14:paraId="095CFCFC" w14:textId="77777777" w:rsidR="00987E15" w:rsidRDefault="00987E15">
      <w:pPr>
        <w:spacing w:line="210" w:lineRule="exact"/>
        <w:rPr>
          <w:sz w:val="20"/>
          <w:szCs w:val="20"/>
        </w:rPr>
      </w:pPr>
    </w:p>
    <w:p w14:paraId="4F61F982" w14:textId="77777777" w:rsidR="00987E15" w:rsidRDefault="0068775A">
      <w:pPr>
        <w:ind w:left="400"/>
        <w:rPr>
          <w:sz w:val="20"/>
          <w:szCs w:val="20"/>
        </w:rPr>
      </w:pPr>
      <w:r>
        <w:rPr>
          <w:rFonts w:ascii="Arial" w:eastAsia="Arial" w:hAnsi="Arial" w:cs="Arial"/>
        </w:rPr>
        <w:t>Considering the diﬀerent interventions of Table 1 we can evaluate . . .</w:t>
      </w:r>
    </w:p>
    <w:p w14:paraId="7CADBF46" w14:textId="77777777" w:rsidR="00987E15" w:rsidRDefault="00987E15">
      <w:pPr>
        <w:spacing w:line="18" w:lineRule="exact"/>
        <w:rPr>
          <w:sz w:val="20"/>
          <w:szCs w:val="20"/>
        </w:rPr>
      </w:pPr>
    </w:p>
    <w:p w14:paraId="308FD279" w14:textId="77777777" w:rsidR="00987E15" w:rsidRDefault="0068775A">
      <w:pPr>
        <w:spacing w:line="257" w:lineRule="auto"/>
        <w:ind w:left="400" w:right="400" w:firstLine="339"/>
        <w:jc w:val="both"/>
        <w:rPr>
          <w:sz w:val="20"/>
          <w:szCs w:val="20"/>
        </w:rPr>
      </w:pPr>
      <w:r>
        <w:rPr>
          <w:rFonts w:ascii="Arial" w:eastAsia="Arial" w:hAnsi="Arial" w:cs="Arial"/>
        </w:rPr>
        <w:t>First of all, the costs for the attribution of sick pay to workers who are compulsorily absent from work, if they are not able to carry out telework activities and the benefits of continuing economic activities . . .</w:t>
      </w:r>
    </w:p>
    <w:p w14:paraId="188A311E" w14:textId="77777777" w:rsidR="00987E15" w:rsidRDefault="0068775A">
      <w:pPr>
        <w:ind w:left="740"/>
        <w:rPr>
          <w:sz w:val="20"/>
          <w:szCs w:val="20"/>
        </w:rPr>
      </w:pPr>
      <w:r>
        <w:rPr>
          <w:rFonts w:ascii="Arial" w:eastAsia="Arial" w:hAnsi="Arial" w:cs="Arial"/>
        </w:rPr>
        <w:t>An interesting reference is Miles et al. (2020), where . . . WORKS IN PROGRESS.</w:t>
      </w:r>
    </w:p>
    <w:p w14:paraId="088B187B" w14:textId="77777777" w:rsidR="00987E15" w:rsidRDefault="00987E15">
      <w:pPr>
        <w:spacing w:line="18" w:lineRule="exact"/>
        <w:rPr>
          <w:sz w:val="20"/>
          <w:szCs w:val="20"/>
        </w:rPr>
      </w:pPr>
    </w:p>
    <w:p w14:paraId="5B36CC39" w14:textId="77777777" w:rsidR="00987E15" w:rsidRDefault="0068775A">
      <w:pPr>
        <w:ind w:left="740"/>
        <w:rPr>
          <w:sz w:val="20"/>
          <w:szCs w:val="20"/>
        </w:rPr>
      </w:pPr>
      <w:r>
        <w:rPr>
          <w:rFonts w:ascii="Arial" w:eastAsia="Arial" w:hAnsi="Arial" w:cs="Arial"/>
        </w:rPr>
        <w:t>WORKS IN PROGRESS.</w:t>
      </w:r>
    </w:p>
    <w:p w14:paraId="6045809F" w14:textId="77777777" w:rsidR="00987E15" w:rsidRDefault="00987E15">
      <w:pPr>
        <w:spacing w:line="378" w:lineRule="exact"/>
        <w:rPr>
          <w:sz w:val="20"/>
          <w:szCs w:val="20"/>
        </w:rPr>
      </w:pPr>
    </w:p>
    <w:p w14:paraId="65642C66" w14:textId="77777777" w:rsidR="00987E15" w:rsidRDefault="0068775A">
      <w:pPr>
        <w:numPr>
          <w:ilvl w:val="0"/>
          <w:numId w:val="16"/>
        </w:numPr>
        <w:tabs>
          <w:tab w:val="left" w:pos="860"/>
        </w:tabs>
        <w:ind w:left="860" w:hanging="464"/>
        <w:rPr>
          <w:rFonts w:ascii="Arial" w:eastAsia="Arial" w:hAnsi="Arial" w:cs="Arial"/>
          <w:sz w:val="29"/>
          <w:szCs w:val="29"/>
        </w:rPr>
      </w:pPr>
      <w:r>
        <w:rPr>
          <w:rFonts w:ascii="Arial" w:eastAsia="Arial" w:hAnsi="Arial" w:cs="Arial"/>
          <w:sz w:val="29"/>
          <w:szCs w:val="29"/>
        </w:rPr>
        <w:t>Summarizing</w:t>
      </w:r>
    </w:p>
    <w:p w14:paraId="4F0840B0" w14:textId="77777777" w:rsidR="00987E15" w:rsidRDefault="00987E15">
      <w:pPr>
        <w:spacing w:line="210" w:lineRule="exact"/>
        <w:rPr>
          <w:sz w:val="20"/>
          <w:szCs w:val="20"/>
        </w:rPr>
      </w:pPr>
    </w:p>
    <w:p w14:paraId="0AA66E8A" w14:textId="77777777" w:rsidR="00987E15" w:rsidRDefault="0068775A">
      <w:pPr>
        <w:ind w:left="400"/>
        <w:rPr>
          <w:sz w:val="20"/>
          <w:szCs w:val="20"/>
        </w:rPr>
      </w:pPr>
      <w:r>
        <w:rPr>
          <w:rFonts w:ascii="Arial" w:eastAsia="Arial" w:hAnsi="Arial" w:cs="Arial"/>
        </w:rPr>
        <w:t>WORKS IN PROGRESS.</w:t>
      </w:r>
    </w:p>
    <w:p w14:paraId="2DEB6C5D" w14:textId="77777777" w:rsidR="00987E15" w:rsidRDefault="00987E15">
      <w:pPr>
        <w:spacing w:line="18" w:lineRule="exact"/>
        <w:rPr>
          <w:sz w:val="20"/>
          <w:szCs w:val="20"/>
        </w:rPr>
      </w:pPr>
    </w:p>
    <w:p w14:paraId="3BA90985" w14:textId="77777777" w:rsidR="00987E15" w:rsidRDefault="0068775A">
      <w:pPr>
        <w:ind w:left="740"/>
        <w:rPr>
          <w:sz w:val="20"/>
          <w:szCs w:val="20"/>
        </w:rPr>
      </w:pPr>
      <w:r>
        <w:rPr>
          <w:rFonts w:ascii="Arial" w:eastAsia="Arial" w:hAnsi="Arial" w:cs="Arial"/>
        </w:rPr>
        <w:t>For future works:</w:t>
      </w:r>
    </w:p>
    <w:p w14:paraId="5EDF1612" w14:textId="77777777" w:rsidR="00987E15" w:rsidRDefault="00987E15">
      <w:pPr>
        <w:sectPr w:rsidR="00987E15">
          <w:pgSz w:w="12240" w:h="15840"/>
          <w:pgMar w:top="1147" w:right="1440" w:bottom="1440" w:left="1440" w:header="0" w:footer="0" w:gutter="0"/>
          <w:cols w:space="720" w:equalWidth="0">
            <w:col w:w="9360"/>
          </w:cols>
        </w:sectPr>
      </w:pPr>
    </w:p>
    <w:p w14:paraId="2F5E99D1" w14:textId="77777777" w:rsidR="00987E15" w:rsidRDefault="00987E15">
      <w:pPr>
        <w:spacing w:line="200" w:lineRule="exact"/>
        <w:rPr>
          <w:sz w:val="20"/>
          <w:szCs w:val="20"/>
        </w:rPr>
      </w:pPr>
    </w:p>
    <w:p w14:paraId="5B3FA245" w14:textId="77777777" w:rsidR="00987E15" w:rsidRDefault="00987E15">
      <w:pPr>
        <w:spacing w:line="209" w:lineRule="exact"/>
        <w:rPr>
          <w:sz w:val="20"/>
          <w:szCs w:val="20"/>
        </w:rPr>
      </w:pPr>
    </w:p>
    <w:p w14:paraId="33410583" w14:textId="77777777" w:rsidR="00987E15" w:rsidRDefault="0068775A">
      <w:pPr>
        <w:jc w:val="center"/>
        <w:rPr>
          <w:sz w:val="20"/>
          <w:szCs w:val="20"/>
        </w:rPr>
      </w:pPr>
      <w:r>
        <w:rPr>
          <w:rFonts w:ascii="Arial" w:eastAsia="Arial" w:hAnsi="Arial" w:cs="Arial"/>
          <w:sz w:val="17"/>
          <w:szCs w:val="17"/>
        </w:rPr>
        <w:t>10</w:t>
      </w:r>
    </w:p>
    <w:p w14:paraId="607D4143" w14:textId="77777777" w:rsidR="00987E15" w:rsidRDefault="00987E15">
      <w:pPr>
        <w:sectPr w:rsidR="00987E15">
          <w:type w:val="continuous"/>
          <w:pgSz w:w="12240" w:h="15840"/>
          <w:pgMar w:top="1147" w:right="1440" w:bottom="1440" w:left="1440" w:header="0" w:footer="0" w:gutter="0"/>
          <w:cols w:space="720" w:equalWidth="0">
            <w:col w:w="9360"/>
          </w:cols>
        </w:sectPr>
      </w:pPr>
    </w:p>
    <w:p w14:paraId="403D9CE7" w14:textId="77777777" w:rsidR="00987E15" w:rsidRDefault="0068775A">
      <w:pPr>
        <w:jc w:val="center"/>
        <w:rPr>
          <w:sz w:val="20"/>
          <w:szCs w:val="20"/>
        </w:rPr>
      </w:pPr>
      <w:bookmarkStart w:id="104" w:name="page11"/>
      <w:bookmarkEnd w:id="104"/>
      <w:r>
        <w:rPr>
          <w:rFonts w:ascii="Arial" w:eastAsia="Arial" w:hAnsi="Arial" w:cs="Arial"/>
        </w:rPr>
        <w:t>Work in progress &amp; draft: Comments and Corrections Welcome!</w:t>
      </w:r>
    </w:p>
    <w:p w14:paraId="16B92389"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3664" behindDoc="1" locked="0" layoutInCell="0" allowOverlap="1" wp14:anchorId="49B4D6B3" wp14:editId="399D659F">
                <wp:simplePos x="0" y="0"/>
                <wp:positionH relativeFrom="column">
                  <wp:posOffset>251460</wp:posOffset>
                </wp:positionH>
                <wp:positionV relativeFrom="paragraph">
                  <wp:posOffset>23495</wp:posOffset>
                </wp:positionV>
                <wp:extent cx="544004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B5ADDA" id="Shape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BClfcW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5794FB89" w14:textId="77777777" w:rsidR="00987E15" w:rsidRDefault="00987E15">
      <w:pPr>
        <w:spacing w:line="200" w:lineRule="exact"/>
        <w:rPr>
          <w:sz w:val="20"/>
          <w:szCs w:val="20"/>
        </w:rPr>
      </w:pPr>
    </w:p>
    <w:p w14:paraId="09829C87" w14:textId="77777777" w:rsidR="00987E15" w:rsidRDefault="00987E15">
      <w:pPr>
        <w:spacing w:line="326" w:lineRule="exact"/>
        <w:rPr>
          <w:sz w:val="20"/>
          <w:szCs w:val="20"/>
        </w:rPr>
      </w:pPr>
    </w:p>
    <w:p w14:paraId="72BB8DC7" w14:textId="77777777" w:rsidR="00987E15" w:rsidRDefault="0068775A">
      <w:pPr>
        <w:numPr>
          <w:ilvl w:val="0"/>
          <w:numId w:val="17"/>
        </w:numPr>
        <w:tabs>
          <w:tab w:val="left" w:pos="940"/>
        </w:tabs>
        <w:ind w:left="940" w:hanging="216"/>
        <w:rPr>
          <w:rFonts w:ascii="Arial" w:eastAsia="Arial" w:hAnsi="Arial" w:cs="Arial"/>
        </w:rPr>
      </w:pPr>
      <w:r>
        <w:rPr>
          <w:rFonts w:ascii="Arial" w:eastAsia="Arial" w:hAnsi="Arial" w:cs="Arial"/>
        </w:rPr>
        <w:t>to add: transportation; discotheques; movement regulation by hours; . . .</w:t>
      </w:r>
    </w:p>
    <w:p w14:paraId="203B07FA" w14:textId="77777777" w:rsidR="00987E15" w:rsidRDefault="00987E15">
      <w:pPr>
        <w:spacing w:line="378" w:lineRule="exact"/>
        <w:rPr>
          <w:sz w:val="20"/>
          <w:szCs w:val="20"/>
        </w:rPr>
      </w:pPr>
    </w:p>
    <w:p w14:paraId="13ADBEE4" w14:textId="77777777" w:rsidR="00987E15" w:rsidRDefault="0068775A">
      <w:pPr>
        <w:ind w:left="400"/>
        <w:rPr>
          <w:sz w:val="20"/>
          <w:szCs w:val="20"/>
        </w:rPr>
      </w:pPr>
      <w:r>
        <w:rPr>
          <w:rFonts w:ascii="Arial" w:eastAsia="Arial" w:hAnsi="Arial" w:cs="Arial"/>
          <w:sz w:val="29"/>
          <w:szCs w:val="29"/>
        </w:rPr>
        <w:t>Acknowledgements</w:t>
      </w:r>
    </w:p>
    <w:p w14:paraId="0B80E5BB" w14:textId="77777777" w:rsidR="00987E15" w:rsidRDefault="00987E15">
      <w:pPr>
        <w:spacing w:line="210" w:lineRule="exact"/>
        <w:rPr>
          <w:sz w:val="20"/>
          <w:szCs w:val="20"/>
        </w:rPr>
      </w:pPr>
    </w:p>
    <w:p w14:paraId="6AF9F38C" w14:textId="77777777" w:rsidR="00987E15" w:rsidRDefault="0068775A">
      <w:pPr>
        <w:spacing w:line="301" w:lineRule="auto"/>
        <w:ind w:left="400" w:right="400"/>
        <w:jc w:val="both"/>
        <w:rPr>
          <w:sz w:val="20"/>
          <w:szCs w:val="20"/>
        </w:rPr>
      </w:pPr>
      <w:r>
        <w:rPr>
          <w:rFonts w:ascii="Arial" w:eastAsia="Arial" w:hAnsi="Arial" w:cs="Arial"/>
          <w:sz w:val="21"/>
          <w:szCs w:val="21"/>
        </w:rPr>
        <w:t>Many thanks to Simone Landini, Nizar Mansour, Fabio Pammolli, Enrico Scalas, and Fed-erico Tedeschi for precious discussions, insights, and critics. The usual disclaimer applies.</w:t>
      </w:r>
    </w:p>
    <w:p w14:paraId="1201400B" w14:textId="77777777" w:rsidR="00987E15" w:rsidRDefault="00987E15">
      <w:pPr>
        <w:spacing w:line="296" w:lineRule="exact"/>
        <w:rPr>
          <w:sz w:val="20"/>
          <w:szCs w:val="20"/>
        </w:rPr>
      </w:pPr>
    </w:p>
    <w:p w14:paraId="550294FA" w14:textId="77777777" w:rsidR="00987E15" w:rsidRDefault="0068775A">
      <w:pPr>
        <w:numPr>
          <w:ilvl w:val="0"/>
          <w:numId w:val="18"/>
        </w:numPr>
        <w:tabs>
          <w:tab w:val="left" w:pos="940"/>
        </w:tabs>
        <w:ind w:left="940" w:hanging="544"/>
        <w:rPr>
          <w:rFonts w:ascii="Arial" w:eastAsia="Arial" w:hAnsi="Arial" w:cs="Arial"/>
          <w:sz w:val="29"/>
          <w:szCs w:val="29"/>
        </w:rPr>
      </w:pPr>
      <w:r>
        <w:rPr>
          <w:rFonts w:ascii="Arial" w:eastAsia="Arial" w:hAnsi="Arial" w:cs="Arial"/>
          <w:sz w:val="29"/>
          <w:szCs w:val="29"/>
        </w:rPr>
        <w:t>Appendix: Analyzing examples of contagion sequences</w:t>
      </w:r>
    </w:p>
    <w:p w14:paraId="5F1A1063" w14:textId="77777777" w:rsidR="00987E15" w:rsidRDefault="00987E15">
      <w:pPr>
        <w:spacing w:line="210" w:lineRule="exact"/>
        <w:rPr>
          <w:sz w:val="20"/>
          <w:szCs w:val="20"/>
        </w:rPr>
      </w:pPr>
    </w:p>
    <w:p w14:paraId="05F39071" w14:textId="77777777" w:rsidR="00987E15" w:rsidRDefault="0068775A">
      <w:pPr>
        <w:ind w:left="400"/>
        <w:rPr>
          <w:sz w:val="20"/>
          <w:szCs w:val="20"/>
        </w:rPr>
      </w:pPr>
      <w:r>
        <w:rPr>
          <w:rFonts w:ascii="Arial" w:eastAsia="Arial" w:hAnsi="Arial" w:cs="Arial"/>
        </w:rPr>
        <w:t>We introduce nine cases, mainly as examples.</w:t>
      </w:r>
    </w:p>
    <w:p w14:paraId="6BF8F6CC" w14:textId="77777777" w:rsidR="00987E15" w:rsidRDefault="00987E15">
      <w:pPr>
        <w:spacing w:line="18" w:lineRule="exact"/>
        <w:rPr>
          <w:sz w:val="20"/>
          <w:szCs w:val="20"/>
        </w:rPr>
      </w:pPr>
    </w:p>
    <w:p w14:paraId="4920CF58" w14:textId="77777777" w:rsidR="00987E15" w:rsidRDefault="0068775A">
      <w:pPr>
        <w:spacing w:line="257" w:lineRule="auto"/>
        <w:ind w:left="400" w:right="400" w:firstLine="339"/>
        <w:jc w:val="both"/>
        <w:rPr>
          <w:sz w:val="20"/>
          <w:szCs w:val="20"/>
        </w:rPr>
      </w:pPr>
      <w:r>
        <w:rPr>
          <w:rFonts w:ascii="Arial" w:eastAsia="Arial" w:hAnsi="Arial" w:cs="Arial"/>
        </w:rPr>
        <w:t>Notice that, with containment measures, at some point, the sequences get thinner. Then, they can start again or—with a bit of luck—stop. An exceptional situation is that of Fig. 14, where at time 43, we have uniquely a spreading agent (that became infected in a nursing home, so orange). The agent continues the infection, with two further contagions (looking into the model, this agent is a nursing home opelopmentrator).</w:t>
      </w:r>
    </w:p>
    <w:p w14:paraId="0ABF37B7" w14:textId="77777777" w:rsidR="00987E15" w:rsidRDefault="0068775A">
      <w:pPr>
        <w:spacing w:line="257" w:lineRule="auto"/>
        <w:ind w:left="400" w:right="400" w:firstLine="339"/>
        <w:jc w:val="both"/>
        <w:rPr>
          <w:sz w:val="20"/>
          <w:szCs w:val="20"/>
        </w:rPr>
      </w:pPr>
      <w:r>
        <w:rPr>
          <w:rFonts w:ascii="Arial" w:eastAsia="Arial" w:hAnsi="Arial" w:cs="Arial"/>
        </w:rPr>
        <w:t>Without the containment measures, the flow of the contagions is ample, excluding the situation of Figs. 4 and 5 where, in the beginning, the epidemic seems not to start.</w:t>
      </w:r>
    </w:p>
    <w:p w14:paraId="64C92BAA" w14:textId="77777777" w:rsidR="00987E15" w:rsidRDefault="0068775A">
      <w:pPr>
        <w:ind w:left="740"/>
        <w:rPr>
          <w:sz w:val="20"/>
          <w:szCs w:val="20"/>
        </w:rPr>
      </w:pPr>
      <w:r>
        <w:rPr>
          <w:rFonts w:ascii="Arial" w:eastAsia="Arial" w:hAnsi="Arial" w:cs="Arial"/>
        </w:rPr>
        <w:t>The interpretation of the cases, roll the dice, the initial black agents . . .</w:t>
      </w:r>
    </w:p>
    <w:p w14:paraId="149CFDD7" w14:textId="77777777" w:rsidR="00987E15" w:rsidRDefault="00987E15">
      <w:pPr>
        <w:spacing w:line="18" w:lineRule="exact"/>
        <w:rPr>
          <w:sz w:val="20"/>
          <w:szCs w:val="20"/>
        </w:rPr>
      </w:pPr>
    </w:p>
    <w:p w14:paraId="65C2D5DA" w14:textId="77777777" w:rsidR="00987E15" w:rsidRDefault="0068775A">
      <w:pPr>
        <w:spacing w:line="257" w:lineRule="auto"/>
        <w:ind w:left="400" w:right="400" w:firstLine="339"/>
        <w:jc w:val="both"/>
        <w:rPr>
          <w:sz w:val="20"/>
          <w:szCs w:val="20"/>
        </w:rPr>
      </w:pPr>
      <w:r>
        <w:rPr>
          <w:rFonts w:ascii="Arial" w:eastAsia="Arial" w:hAnsi="Arial" w:cs="Arial"/>
        </w:rPr>
        <w:t>The New York Times oﬀers us an analysis on the «The Covid-19 Riddle: Why Does the Virus Wallop Some Places and Spare Others?»</w:t>
      </w:r>
      <w:r>
        <w:rPr>
          <w:rFonts w:ascii="Arial" w:eastAsia="Arial" w:hAnsi="Arial" w:cs="Arial"/>
          <w:sz w:val="15"/>
          <w:szCs w:val="15"/>
        </w:rPr>
        <w:t>4</w:t>
      </w:r>
    </w:p>
    <w:p w14:paraId="7E930799" w14:textId="77777777" w:rsidR="00987E15" w:rsidRDefault="0068775A">
      <w:pPr>
        <w:ind w:left="740"/>
        <w:rPr>
          <w:sz w:val="20"/>
          <w:szCs w:val="20"/>
        </w:rPr>
      </w:pPr>
      <w:r>
        <w:rPr>
          <w:rFonts w:ascii="Arial" w:eastAsia="Arial" w:hAnsi="Arial" w:cs="Arial"/>
        </w:rPr>
        <w:t>Black segments represent the initial cases, coming from nowhere.</w:t>
      </w:r>
    </w:p>
    <w:p w14:paraId="69977F00" w14:textId="77777777" w:rsidR="00987E15" w:rsidRDefault="00987E15">
      <w:pPr>
        <w:spacing w:line="316" w:lineRule="exact"/>
        <w:rPr>
          <w:sz w:val="20"/>
          <w:szCs w:val="20"/>
        </w:rPr>
      </w:pPr>
    </w:p>
    <w:p w14:paraId="73F01E1B" w14:textId="77777777" w:rsidR="00987E15" w:rsidRDefault="0068775A">
      <w:pPr>
        <w:tabs>
          <w:tab w:val="left" w:pos="1060"/>
        </w:tabs>
        <w:ind w:left="400"/>
        <w:rPr>
          <w:sz w:val="20"/>
          <w:szCs w:val="20"/>
        </w:rPr>
      </w:pPr>
      <w:r>
        <w:rPr>
          <w:rFonts w:ascii="Arial" w:eastAsia="Arial" w:hAnsi="Arial" w:cs="Arial"/>
          <w:sz w:val="24"/>
          <w:szCs w:val="24"/>
        </w:rPr>
        <w:t>A.1</w:t>
      </w:r>
      <w:r>
        <w:rPr>
          <w:rFonts w:ascii="Arial" w:eastAsia="Arial" w:hAnsi="Arial" w:cs="Arial"/>
          <w:sz w:val="24"/>
          <w:szCs w:val="24"/>
        </w:rPr>
        <w:tab/>
        <w:t>Epidemis without containment measures</w:t>
      </w:r>
    </w:p>
    <w:p w14:paraId="5DBFDC5B" w14:textId="77777777" w:rsidR="00987E15" w:rsidRDefault="00987E15">
      <w:pPr>
        <w:spacing w:line="154" w:lineRule="exact"/>
        <w:rPr>
          <w:sz w:val="20"/>
          <w:szCs w:val="20"/>
        </w:rPr>
      </w:pPr>
    </w:p>
    <w:p w14:paraId="2475744A" w14:textId="77777777" w:rsidR="00987E15" w:rsidRDefault="0068775A">
      <w:pPr>
        <w:tabs>
          <w:tab w:val="left" w:pos="1200"/>
        </w:tabs>
        <w:ind w:left="400"/>
        <w:rPr>
          <w:sz w:val="20"/>
          <w:szCs w:val="20"/>
        </w:rPr>
      </w:pPr>
      <w:r>
        <w:rPr>
          <w:rFonts w:ascii="Arial" w:eastAsia="Arial" w:hAnsi="Arial" w:cs="Arial"/>
        </w:rPr>
        <w:t>A.1.1</w:t>
      </w:r>
      <w:r>
        <w:rPr>
          <w:rFonts w:ascii="Arial" w:eastAsia="Arial" w:hAnsi="Arial" w:cs="Arial"/>
        </w:rPr>
        <w:tab/>
        <w:t>Case 1: workplaces, nursing homes, and homes</w:t>
      </w:r>
    </w:p>
    <w:p w14:paraId="48FAFD92" w14:textId="77777777" w:rsidR="00987E15" w:rsidRDefault="00987E15">
      <w:pPr>
        <w:spacing w:line="156" w:lineRule="exact"/>
        <w:rPr>
          <w:sz w:val="20"/>
          <w:szCs w:val="20"/>
        </w:rPr>
      </w:pPr>
    </w:p>
    <w:p w14:paraId="5FDE96D7" w14:textId="77777777" w:rsidR="00987E15" w:rsidRDefault="0068775A">
      <w:pPr>
        <w:spacing w:line="263" w:lineRule="auto"/>
        <w:ind w:left="400" w:right="400"/>
        <w:jc w:val="both"/>
        <w:rPr>
          <w:sz w:val="20"/>
          <w:szCs w:val="20"/>
        </w:rPr>
      </w:pPr>
      <w:r>
        <w:rPr>
          <w:rFonts w:ascii="Arial" w:eastAsia="Arial" w:hAnsi="Arial" w:cs="Arial"/>
        </w:rPr>
        <w:t>This epidemic lasted about 350 days and aﬀected about 2,500 people (in the 1:1,000 scale). In the beginning, the leading presence is that on contagions in nursing homes (orange) and in workplaces (brown), but successively a significant role is that of the contagions at home (cyan).</w:t>
      </w:r>
    </w:p>
    <w:p w14:paraId="794D96E9"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14:anchorId="6650615F" wp14:editId="34B466D5">
                <wp:simplePos x="0" y="0"/>
                <wp:positionH relativeFrom="column">
                  <wp:posOffset>251460</wp:posOffset>
                </wp:positionH>
                <wp:positionV relativeFrom="paragraph">
                  <wp:posOffset>67945</wp:posOffset>
                </wp:positionV>
                <wp:extent cx="217614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01A583" id="Shape 1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8pt,5.35pt" to="191.1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" o:allowincell="f" filled="t" strokeweight=".14039mm">
                <v:stroke joinstyle="miter"/>
                <o:lock v:ext="edit" shapetype="f"/>
              </v:line>
            </w:pict>
          </mc:Fallback>
        </mc:AlternateContent>
      </w:r>
    </w:p>
    <w:p w14:paraId="30A35C8F" w14:textId="77777777" w:rsidR="00987E15" w:rsidRDefault="00987E15">
      <w:pPr>
        <w:spacing w:line="129" w:lineRule="exact"/>
        <w:rPr>
          <w:sz w:val="20"/>
          <w:szCs w:val="20"/>
        </w:rPr>
      </w:pPr>
    </w:p>
    <w:p w14:paraId="0622B3CB" w14:textId="77777777" w:rsidR="00987E15" w:rsidRDefault="0068775A">
      <w:pPr>
        <w:numPr>
          <w:ilvl w:val="0"/>
          <w:numId w:val="19"/>
        </w:numPr>
        <w:tabs>
          <w:tab w:val="left" w:pos="720"/>
        </w:tabs>
        <w:ind w:left="720" w:hanging="75"/>
        <w:rPr>
          <w:rFonts w:ascii="Arial" w:eastAsia="Arial" w:hAnsi="Arial" w:cs="Arial"/>
          <w:sz w:val="15"/>
          <w:szCs w:val="15"/>
        </w:rPr>
      </w:pPr>
      <w:hyperlink r:id="rId16">
        <w:r>
          <w:rPr>
            <w:rFonts w:ascii="Arial" w:eastAsia="Arial" w:hAnsi="Arial" w:cs="Arial"/>
            <w:sz w:val="15"/>
            <w:szCs w:val="15"/>
          </w:rPr>
          <w:t>https://www.nytimes.com/2020/05/03/world/asia/coronavirus-spread-where-why.html</w:t>
        </w:r>
      </w:hyperlink>
      <w:r>
        <w:rPr>
          <w:rFonts w:ascii="Arial" w:eastAsia="Arial" w:hAnsi="Arial" w:cs="Arial"/>
          <w:sz w:val="15"/>
          <w:szCs w:val="15"/>
        </w:rPr>
        <w:t>.</w:t>
      </w:r>
    </w:p>
    <w:p w14:paraId="7C581E0D" w14:textId="77777777" w:rsidR="00987E15" w:rsidRDefault="00987E15">
      <w:pPr>
        <w:sectPr w:rsidR="00987E15">
          <w:pgSz w:w="12240" w:h="15840"/>
          <w:pgMar w:top="1147" w:right="1440" w:bottom="1440" w:left="1440" w:header="0" w:footer="0" w:gutter="0"/>
          <w:cols w:space="720" w:equalWidth="0">
            <w:col w:w="9360"/>
          </w:cols>
        </w:sectPr>
      </w:pPr>
    </w:p>
    <w:p w14:paraId="5B85D879" w14:textId="77777777" w:rsidR="00987E15" w:rsidRDefault="00987E15">
      <w:pPr>
        <w:spacing w:line="200" w:lineRule="exact"/>
        <w:rPr>
          <w:sz w:val="20"/>
          <w:szCs w:val="20"/>
        </w:rPr>
      </w:pPr>
    </w:p>
    <w:p w14:paraId="38CE8E9F" w14:textId="77777777" w:rsidR="00987E15" w:rsidRDefault="00987E15">
      <w:pPr>
        <w:spacing w:line="200" w:lineRule="exact"/>
        <w:rPr>
          <w:sz w:val="20"/>
          <w:szCs w:val="20"/>
        </w:rPr>
      </w:pPr>
    </w:p>
    <w:p w14:paraId="67423C7B" w14:textId="77777777" w:rsidR="00987E15" w:rsidRDefault="00987E15">
      <w:pPr>
        <w:spacing w:line="200" w:lineRule="exact"/>
        <w:rPr>
          <w:sz w:val="20"/>
          <w:szCs w:val="20"/>
        </w:rPr>
      </w:pPr>
    </w:p>
    <w:p w14:paraId="731728E6" w14:textId="77777777" w:rsidR="00987E15" w:rsidRDefault="00987E15">
      <w:pPr>
        <w:spacing w:line="200" w:lineRule="exact"/>
        <w:rPr>
          <w:sz w:val="20"/>
          <w:szCs w:val="20"/>
        </w:rPr>
      </w:pPr>
    </w:p>
    <w:p w14:paraId="5A89072C" w14:textId="77777777" w:rsidR="00987E15" w:rsidRDefault="00987E15">
      <w:pPr>
        <w:spacing w:line="200" w:lineRule="exact"/>
        <w:rPr>
          <w:sz w:val="20"/>
          <w:szCs w:val="20"/>
        </w:rPr>
      </w:pPr>
    </w:p>
    <w:p w14:paraId="55E51A7E" w14:textId="77777777" w:rsidR="00987E15" w:rsidRDefault="00987E15">
      <w:pPr>
        <w:spacing w:line="200" w:lineRule="exact"/>
        <w:rPr>
          <w:sz w:val="20"/>
          <w:szCs w:val="20"/>
        </w:rPr>
      </w:pPr>
    </w:p>
    <w:p w14:paraId="5136491C" w14:textId="77777777" w:rsidR="00987E15" w:rsidRDefault="00987E15">
      <w:pPr>
        <w:spacing w:line="200" w:lineRule="exact"/>
        <w:rPr>
          <w:sz w:val="20"/>
          <w:szCs w:val="20"/>
        </w:rPr>
      </w:pPr>
    </w:p>
    <w:p w14:paraId="2A9FA23F" w14:textId="77777777" w:rsidR="00987E15" w:rsidRDefault="00987E15">
      <w:pPr>
        <w:spacing w:line="200" w:lineRule="exact"/>
        <w:rPr>
          <w:sz w:val="20"/>
          <w:szCs w:val="20"/>
        </w:rPr>
      </w:pPr>
    </w:p>
    <w:p w14:paraId="49201404" w14:textId="77777777" w:rsidR="00987E15" w:rsidRDefault="00987E15">
      <w:pPr>
        <w:spacing w:line="200" w:lineRule="exact"/>
        <w:rPr>
          <w:sz w:val="20"/>
          <w:szCs w:val="20"/>
        </w:rPr>
      </w:pPr>
    </w:p>
    <w:p w14:paraId="6EACC214" w14:textId="77777777" w:rsidR="00987E15" w:rsidRDefault="00987E15">
      <w:pPr>
        <w:spacing w:line="200" w:lineRule="exact"/>
        <w:rPr>
          <w:sz w:val="20"/>
          <w:szCs w:val="20"/>
        </w:rPr>
      </w:pPr>
    </w:p>
    <w:p w14:paraId="749E774B" w14:textId="77777777" w:rsidR="00987E15" w:rsidRDefault="00987E15">
      <w:pPr>
        <w:spacing w:line="200" w:lineRule="exact"/>
        <w:rPr>
          <w:sz w:val="20"/>
          <w:szCs w:val="20"/>
        </w:rPr>
      </w:pPr>
    </w:p>
    <w:p w14:paraId="7E53662A" w14:textId="77777777" w:rsidR="00987E15" w:rsidRDefault="00987E15">
      <w:pPr>
        <w:spacing w:line="200" w:lineRule="exact"/>
        <w:rPr>
          <w:sz w:val="20"/>
          <w:szCs w:val="20"/>
        </w:rPr>
      </w:pPr>
    </w:p>
    <w:p w14:paraId="60834514" w14:textId="77777777" w:rsidR="00987E15" w:rsidRDefault="00987E15">
      <w:pPr>
        <w:spacing w:line="200" w:lineRule="exact"/>
        <w:rPr>
          <w:sz w:val="20"/>
          <w:szCs w:val="20"/>
        </w:rPr>
      </w:pPr>
    </w:p>
    <w:p w14:paraId="26FDF8CB" w14:textId="77777777" w:rsidR="00987E15" w:rsidRDefault="00987E15">
      <w:pPr>
        <w:spacing w:line="382" w:lineRule="exact"/>
        <w:rPr>
          <w:sz w:val="20"/>
          <w:szCs w:val="20"/>
        </w:rPr>
      </w:pPr>
    </w:p>
    <w:p w14:paraId="783E4621" w14:textId="77777777" w:rsidR="00987E15" w:rsidRDefault="0068775A">
      <w:pPr>
        <w:jc w:val="center"/>
        <w:rPr>
          <w:sz w:val="20"/>
          <w:szCs w:val="20"/>
        </w:rPr>
      </w:pPr>
      <w:r>
        <w:rPr>
          <w:rFonts w:ascii="Arial" w:eastAsia="Arial" w:hAnsi="Arial" w:cs="Arial"/>
          <w:sz w:val="17"/>
          <w:szCs w:val="17"/>
        </w:rPr>
        <w:t>11</w:t>
      </w:r>
    </w:p>
    <w:p w14:paraId="08155DA6" w14:textId="77777777" w:rsidR="00987E15" w:rsidRDefault="00987E15">
      <w:pPr>
        <w:sectPr w:rsidR="00987E15">
          <w:type w:val="continuous"/>
          <w:pgSz w:w="12240" w:h="15840"/>
          <w:pgMar w:top="1147" w:right="1440" w:bottom="1440" w:left="1440" w:header="0" w:footer="0" w:gutter="0"/>
          <w:cols w:space="720" w:equalWidth="0">
            <w:col w:w="9360"/>
          </w:cols>
        </w:sectPr>
      </w:pPr>
    </w:p>
    <w:p w14:paraId="36B64DF2" w14:textId="77777777" w:rsidR="00987E15" w:rsidRDefault="0068775A">
      <w:pPr>
        <w:jc w:val="center"/>
        <w:rPr>
          <w:sz w:val="20"/>
          <w:szCs w:val="20"/>
        </w:rPr>
      </w:pPr>
      <w:bookmarkStart w:id="105" w:name="page12"/>
      <w:bookmarkEnd w:id="105"/>
      <w:r>
        <w:rPr>
          <w:rFonts w:ascii="Arial" w:eastAsia="Arial" w:hAnsi="Arial" w:cs="Arial"/>
        </w:rPr>
        <w:t>Work in progress &amp; draft: Comments and Corrections Welcome!</w:t>
      </w:r>
    </w:p>
    <w:p w14:paraId="0AD90FF0"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14:anchorId="07D9D3BF" wp14:editId="4A9CFC1C">
                <wp:simplePos x="0" y="0"/>
                <wp:positionH relativeFrom="column">
                  <wp:posOffset>251460</wp:posOffset>
                </wp:positionH>
                <wp:positionV relativeFrom="paragraph">
                  <wp:posOffset>23495</wp:posOffset>
                </wp:positionV>
                <wp:extent cx="544004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3D832E" id="Shape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BPYLrM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36736" behindDoc="1" locked="0" layoutInCell="0" allowOverlap="1" wp14:anchorId="0380A115" wp14:editId="78B04D1C">
            <wp:simplePos x="0" y="0"/>
            <wp:positionH relativeFrom="column">
              <wp:posOffset>772795</wp:posOffset>
            </wp:positionH>
            <wp:positionV relativeFrom="paragraph">
              <wp:posOffset>337820</wp:posOffset>
            </wp:positionV>
            <wp:extent cx="4352925" cy="24104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4352925" cy="2410460"/>
                    </a:xfrm>
                    <a:prstGeom prst="rect">
                      <a:avLst/>
                    </a:prstGeom>
                    <a:noFill/>
                  </pic:spPr>
                </pic:pic>
              </a:graphicData>
            </a:graphic>
          </wp:anchor>
        </w:drawing>
      </w:r>
    </w:p>
    <w:p w14:paraId="4445278E" w14:textId="77777777" w:rsidR="00987E15" w:rsidRDefault="00987E15">
      <w:pPr>
        <w:spacing w:line="200" w:lineRule="exact"/>
        <w:rPr>
          <w:sz w:val="20"/>
          <w:szCs w:val="20"/>
        </w:rPr>
      </w:pPr>
    </w:p>
    <w:p w14:paraId="2C0B435C" w14:textId="77777777" w:rsidR="00987E15" w:rsidRDefault="00987E15">
      <w:pPr>
        <w:spacing w:line="200" w:lineRule="exact"/>
        <w:rPr>
          <w:sz w:val="20"/>
          <w:szCs w:val="20"/>
        </w:rPr>
      </w:pPr>
    </w:p>
    <w:p w14:paraId="4723F2EB" w14:textId="77777777" w:rsidR="00987E15" w:rsidRDefault="00987E15">
      <w:pPr>
        <w:spacing w:line="200" w:lineRule="exact"/>
        <w:rPr>
          <w:sz w:val="20"/>
          <w:szCs w:val="20"/>
        </w:rPr>
      </w:pPr>
    </w:p>
    <w:p w14:paraId="492AFAAF" w14:textId="77777777" w:rsidR="00987E15" w:rsidRDefault="00987E15">
      <w:pPr>
        <w:spacing w:line="200" w:lineRule="exact"/>
        <w:rPr>
          <w:sz w:val="20"/>
          <w:szCs w:val="20"/>
        </w:rPr>
      </w:pPr>
    </w:p>
    <w:p w14:paraId="10DFF933" w14:textId="77777777" w:rsidR="00987E15" w:rsidRDefault="00987E15">
      <w:pPr>
        <w:spacing w:line="200" w:lineRule="exact"/>
        <w:rPr>
          <w:sz w:val="20"/>
          <w:szCs w:val="20"/>
        </w:rPr>
      </w:pPr>
    </w:p>
    <w:p w14:paraId="7B67C309" w14:textId="77777777" w:rsidR="00987E15" w:rsidRDefault="00987E15">
      <w:pPr>
        <w:spacing w:line="200" w:lineRule="exact"/>
        <w:rPr>
          <w:sz w:val="20"/>
          <w:szCs w:val="20"/>
        </w:rPr>
      </w:pPr>
    </w:p>
    <w:p w14:paraId="56B2223C" w14:textId="77777777" w:rsidR="00987E15" w:rsidRDefault="00987E15">
      <w:pPr>
        <w:spacing w:line="200" w:lineRule="exact"/>
        <w:rPr>
          <w:sz w:val="20"/>
          <w:szCs w:val="20"/>
        </w:rPr>
      </w:pPr>
    </w:p>
    <w:p w14:paraId="0AD83C47" w14:textId="77777777" w:rsidR="00987E15" w:rsidRDefault="00987E15">
      <w:pPr>
        <w:spacing w:line="200" w:lineRule="exact"/>
        <w:rPr>
          <w:sz w:val="20"/>
          <w:szCs w:val="20"/>
        </w:rPr>
      </w:pPr>
    </w:p>
    <w:p w14:paraId="248D3986" w14:textId="77777777" w:rsidR="00987E15" w:rsidRDefault="00987E15">
      <w:pPr>
        <w:spacing w:line="200" w:lineRule="exact"/>
        <w:rPr>
          <w:sz w:val="20"/>
          <w:szCs w:val="20"/>
        </w:rPr>
      </w:pPr>
    </w:p>
    <w:p w14:paraId="58E49954" w14:textId="77777777" w:rsidR="00987E15" w:rsidRDefault="00987E15">
      <w:pPr>
        <w:spacing w:line="200" w:lineRule="exact"/>
        <w:rPr>
          <w:sz w:val="20"/>
          <w:szCs w:val="20"/>
        </w:rPr>
      </w:pPr>
    </w:p>
    <w:p w14:paraId="54DB0893" w14:textId="77777777" w:rsidR="00987E15" w:rsidRDefault="00987E15">
      <w:pPr>
        <w:spacing w:line="200" w:lineRule="exact"/>
        <w:rPr>
          <w:sz w:val="20"/>
          <w:szCs w:val="20"/>
        </w:rPr>
      </w:pPr>
    </w:p>
    <w:p w14:paraId="71E4E02B" w14:textId="77777777" w:rsidR="00987E15" w:rsidRDefault="00987E15">
      <w:pPr>
        <w:spacing w:line="200" w:lineRule="exact"/>
        <w:rPr>
          <w:sz w:val="20"/>
          <w:szCs w:val="20"/>
        </w:rPr>
      </w:pPr>
    </w:p>
    <w:p w14:paraId="7478B99E" w14:textId="77777777" w:rsidR="00987E15" w:rsidRDefault="00987E15">
      <w:pPr>
        <w:spacing w:line="200" w:lineRule="exact"/>
        <w:rPr>
          <w:sz w:val="20"/>
          <w:szCs w:val="20"/>
        </w:rPr>
      </w:pPr>
    </w:p>
    <w:p w14:paraId="5675E718" w14:textId="77777777" w:rsidR="00987E15" w:rsidRDefault="00987E15">
      <w:pPr>
        <w:spacing w:line="200" w:lineRule="exact"/>
        <w:rPr>
          <w:sz w:val="20"/>
          <w:szCs w:val="20"/>
        </w:rPr>
      </w:pPr>
    </w:p>
    <w:p w14:paraId="042F77F0" w14:textId="77777777" w:rsidR="00987E15" w:rsidRDefault="00987E15">
      <w:pPr>
        <w:spacing w:line="200" w:lineRule="exact"/>
        <w:rPr>
          <w:sz w:val="20"/>
          <w:szCs w:val="20"/>
        </w:rPr>
      </w:pPr>
    </w:p>
    <w:p w14:paraId="2C18DB1A" w14:textId="77777777" w:rsidR="00987E15" w:rsidRDefault="00987E15">
      <w:pPr>
        <w:spacing w:line="200" w:lineRule="exact"/>
        <w:rPr>
          <w:sz w:val="20"/>
          <w:szCs w:val="20"/>
        </w:rPr>
      </w:pPr>
    </w:p>
    <w:p w14:paraId="509A2EAA" w14:textId="77777777" w:rsidR="00987E15" w:rsidRDefault="00987E15">
      <w:pPr>
        <w:spacing w:line="200" w:lineRule="exact"/>
        <w:rPr>
          <w:sz w:val="20"/>
          <w:szCs w:val="20"/>
        </w:rPr>
      </w:pPr>
    </w:p>
    <w:p w14:paraId="45FD0EC4" w14:textId="77777777" w:rsidR="00987E15" w:rsidRDefault="00987E15">
      <w:pPr>
        <w:spacing w:line="200" w:lineRule="exact"/>
        <w:rPr>
          <w:sz w:val="20"/>
          <w:szCs w:val="20"/>
        </w:rPr>
      </w:pPr>
    </w:p>
    <w:p w14:paraId="182C5B55" w14:textId="77777777" w:rsidR="00987E15" w:rsidRDefault="00987E15">
      <w:pPr>
        <w:spacing w:line="200" w:lineRule="exact"/>
        <w:rPr>
          <w:sz w:val="20"/>
          <w:szCs w:val="20"/>
        </w:rPr>
      </w:pPr>
    </w:p>
    <w:p w14:paraId="78B89575" w14:textId="77777777" w:rsidR="00987E15" w:rsidRDefault="00987E15">
      <w:pPr>
        <w:spacing w:line="200" w:lineRule="exact"/>
        <w:rPr>
          <w:sz w:val="20"/>
          <w:szCs w:val="20"/>
        </w:rPr>
      </w:pPr>
    </w:p>
    <w:p w14:paraId="5C4A9194" w14:textId="77777777" w:rsidR="00987E15" w:rsidRDefault="00987E15">
      <w:pPr>
        <w:spacing w:line="200" w:lineRule="exact"/>
        <w:rPr>
          <w:sz w:val="20"/>
          <w:szCs w:val="20"/>
        </w:rPr>
      </w:pPr>
    </w:p>
    <w:p w14:paraId="33BFC025" w14:textId="77777777" w:rsidR="00987E15" w:rsidRDefault="00987E15">
      <w:pPr>
        <w:spacing w:line="373" w:lineRule="exact"/>
        <w:rPr>
          <w:sz w:val="20"/>
          <w:szCs w:val="20"/>
        </w:rPr>
      </w:pPr>
    </w:p>
    <w:p w14:paraId="5E3B1C10" w14:textId="77777777" w:rsidR="00987E15" w:rsidRDefault="0068775A">
      <w:pPr>
        <w:spacing w:line="276" w:lineRule="auto"/>
        <w:ind w:left="400" w:right="400"/>
        <w:rPr>
          <w:sz w:val="20"/>
          <w:szCs w:val="20"/>
        </w:rPr>
      </w:pPr>
      <w:r>
        <w:rPr>
          <w:rFonts w:ascii="Arial" w:eastAsia="Arial" w:hAnsi="Arial" w:cs="Arial"/>
        </w:rPr>
        <w:t>Figure 2: Case 1, without containment measures: contagions in nursing homes (orange), workplaces (brown), homes (cyan), hospitals (pink)</w:t>
      </w:r>
    </w:p>
    <w:p w14:paraId="1CB07CBD" w14:textId="77777777" w:rsidR="00987E15" w:rsidRDefault="0068775A">
      <w:pPr>
        <w:spacing w:line="20" w:lineRule="exact"/>
        <w:rPr>
          <w:sz w:val="20"/>
          <w:szCs w:val="20"/>
        </w:rPr>
      </w:pPr>
      <w:r>
        <w:rPr>
          <w:noProof/>
          <w:sz w:val="20"/>
          <w:szCs w:val="20"/>
        </w:rPr>
        <w:drawing>
          <wp:anchor distT="0" distB="0" distL="114300" distR="114300" simplePos="0" relativeHeight="251637760" behindDoc="1" locked="0" layoutInCell="0" allowOverlap="1" wp14:anchorId="1E8B2B00" wp14:editId="5BFD7458">
            <wp:simplePos x="0" y="0"/>
            <wp:positionH relativeFrom="column">
              <wp:posOffset>772795</wp:posOffset>
            </wp:positionH>
            <wp:positionV relativeFrom="paragraph">
              <wp:posOffset>435610</wp:posOffset>
            </wp:positionV>
            <wp:extent cx="4352925" cy="24257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4352925" cy="2425700"/>
                    </a:xfrm>
                    <a:prstGeom prst="rect">
                      <a:avLst/>
                    </a:prstGeom>
                    <a:noFill/>
                  </pic:spPr>
                </pic:pic>
              </a:graphicData>
            </a:graphic>
          </wp:anchor>
        </w:drawing>
      </w:r>
    </w:p>
    <w:p w14:paraId="39AE19DB" w14:textId="77777777" w:rsidR="00987E15" w:rsidRDefault="00987E15">
      <w:pPr>
        <w:spacing w:line="200" w:lineRule="exact"/>
        <w:rPr>
          <w:sz w:val="20"/>
          <w:szCs w:val="20"/>
        </w:rPr>
      </w:pPr>
    </w:p>
    <w:p w14:paraId="6722AD10" w14:textId="77777777" w:rsidR="00987E15" w:rsidRDefault="00987E15">
      <w:pPr>
        <w:spacing w:line="200" w:lineRule="exact"/>
        <w:rPr>
          <w:sz w:val="20"/>
          <w:szCs w:val="20"/>
        </w:rPr>
      </w:pPr>
    </w:p>
    <w:p w14:paraId="38563C18" w14:textId="77777777" w:rsidR="00987E15" w:rsidRDefault="00987E15">
      <w:pPr>
        <w:spacing w:line="200" w:lineRule="exact"/>
        <w:rPr>
          <w:sz w:val="20"/>
          <w:szCs w:val="20"/>
        </w:rPr>
      </w:pPr>
    </w:p>
    <w:p w14:paraId="5F4C332B" w14:textId="77777777" w:rsidR="00987E15" w:rsidRDefault="00987E15">
      <w:pPr>
        <w:spacing w:line="200" w:lineRule="exact"/>
        <w:rPr>
          <w:sz w:val="20"/>
          <w:szCs w:val="20"/>
        </w:rPr>
      </w:pPr>
    </w:p>
    <w:p w14:paraId="0953D948" w14:textId="77777777" w:rsidR="00987E15" w:rsidRDefault="00987E15">
      <w:pPr>
        <w:spacing w:line="200" w:lineRule="exact"/>
        <w:rPr>
          <w:sz w:val="20"/>
          <w:szCs w:val="20"/>
        </w:rPr>
      </w:pPr>
    </w:p>
    <w:p w14:paraId="70C35EC5" w14:textId="77777777" w:rsidR="00987E15" w:rsidRDefault="00987E15">
      <w:pPr>
        <w:spacing w:line="200" w:lineRule="exact"/>
        <w:rPr>
          <w:sz w:val="20"/>
          <w:szCs w:val="20"/>
        </w:rPr>
      </w:pPr>
    </w:p>
    <w:p w14:paraId="12178D93" w14:textId="77777777" w:rsidR="00987E15" w:rsidRDefault="00987E15">
      <w:pPr>
        <w:spacing w:line="200" w:lineRule="exact"/>
        <w:rPr>
          <w:sz w:val="20"/>
          <w:szCs w:val="20"/>
        </w:rPr>
      </w:pPr>
    </w:p>
    <w:p w14:paraId="2C9F0A5C" w14:textId="77777777" w:rsidR="00987E15" w:rsidRDefault="00987E15">
      <w:pPr>
        <w:spacing w:line="200" w:lineRule="exact"/>
        <w:rPr>
          <w:sz w:val="20"/>
          <w:szCs w:val="20"/>
        </w:rPr>
      </w:pPr>
    </w:p>
    <w:p w14:paraId="6C5D299C" w14:textId="77777777" w:rsidR="00987E15" w:rsidRDefault="00987E15">
      <w:pPr>
        <w:spacing w:line="200" w:lineRule="exact"/>
        <w:rPr>
          <w:sz w:val="20"/>
          <w:szCs w:val="20"/>
        </w:rPr>
      </w:pPr>
    </w:p>
    <w:p w14:paraId="4D123CBC" w14:textId="77777777" w:rsidR="00987E15" w:rsidRDefault="00987E15">
      <w:pPr>
        <w:spacing w:line="200" w:lineRule="exact"/>
        <w:rPr>
          <w:sz w:val="20"/>
          <w:szCs w:val="20"/>
        </w:rPr>
      </w:pPr>
    </w:p>
    <w:p w14:paraId="4FB0C3E6" w14:textId="77777777" w:rsidR="00987E15" w:rsidRDefault="00987E15">
      <w:pPr>
        <w:spacing w:line="200" w:lineRule="exact"/>
        <w:rPr>
          <w:sz w:val="20"/>
          <w:szCs w:val="20"/>
        </w:rPr>
      </w:pPr>
    </w:p>
    <w:p w14:paraId="4B5832F5" w14:textId="77777777" w:rsidR="00987E15" w:rsidRDefault="00987E15">
      <w:pPr>
        <w:spacing w:line="200" w:lineRule="exact"/>
        <w:rPr>
          <w:sz w:val="20"/>
          <w:szCs w:val="20"/>
        </w:rPr>
      </w:pPr>
    </w:p>
    <w:p w14:paraId="11A7CA22" w14:textId="77777777" w:rsidR="00987E15" w:rsidRDefault="00987E15">
      <w:pPr>
        <w:spacing w:line="200" w:lineRule="exact"/>
        <w:rPr>
          <w:sz w:val="20"/>
          <w:szCs w:val="20"/>
        </w:rPr>
      </w:pPr>
    </w:p>
    <w:p w14:paraId="6D0227C1" w14:textId="77777777" w:rsidR="00987E15" w:rsidRDefault="00987E15">
      <w:pPr>
        <w:spacing w:line="200" w:lineRule="exact"/>
        <w:rPr>
          <w:sz w:val="20"/>
          <w:szCs w:val="20"/>
        </w:rPr>
      </w:pPr>
    </w:p>
    <w:p w14:paraId="06BC1A2B" w14:textId="77777777" w:rsidR="00987E15" w:rsidRDefault="00987E15">
      <w:pPr>
        <w:spacing w:line="200" w:lineRule="exact"/>
        <w:rPr>
          <w:sz w:val="20"/>
          <w:szCs w:val="20"/>
        </w:rPr>
      </w:pPr>
    </w:p>
    <w:p w14:paraId="79448B41" w14:textId="77777777" w:rsidR="00987E15" w:rsidRDefault="00987E15">
      <w:pPr>
        <w:spacing w:line="200" w:lineRule="exact"/>
        <w:rPr>
          <w:sz w:val="20"/>
          <w:szCs w:val="20"/>
        </w:rPr>
      </w:pPr>
    </w:p>
    <w:p w14:paraId="559F4030" w14:textId="77777777" w:rsidR="00987E15" w:rsidRDefault="00987E15">
      <w:pPr>
        <w:spacing w:line="200" w:lineRule="exact"/>
        <w:rPr>
          <w:sz w:val="20"/>
          <w:szCs w:val="20"/>
        </w:rPr>
      </w:pPr>
    </w:p>
    <w:p w14:paraId="596E49C7" w14:textId="77777777" w:rsidR="00987E15" w:rsidRDefault="00987E15">
      <w:pPr>
        <w:spacing w:line="200" w:lineRule="exact"/>
        <w:rPr>
          <w:sz w:val="20"/>
          <w:szCs w:val="20"/>
        </w:rPr>
      </w:pPr>
    </w:p>
    <w:p w14:paraId="7711370C" w14:textId="77777777" w:rsidR="00987E15" w:rsidRDefault="00987E15">
      <w:pPr>
        <w:spacing w:line="200" w:lineRule="exact"/>
        <w:rPr>
          <w:sz w:val="20"/>
          <w:szCs w:val="20"/>
        </w:rPr>
      </w:pPr>
    </w:p>
    <w:p w14:paraId="6A79CCCE" w14:textId="77777777" w:rsidR="00987E15" w:rsidRDefault="00987E15">
      <w:pPr>
        <w:spacing w:line="200" w:lineRule="exact"/>
        <w:rPr>
          <w:sz w:val="20"/>
          <w:szCs w:val="20"/>
        </w:rPr>
      </w:pPr>
    </w:p>
    <w:p w14:paraId="5DB2E801" w14:textId="77777777" w:rsidR="00987E15" w:rsidRDefault="00987E15">
      <w:pPr>
        <w:spacing w:line="200" w:lineRule="exact"/>
        <w:rPr>
          <w:sz w:val="20"/>
          <w:szCs w:val="20"/>
        </w:rPr>
      </w:pPr>
    </w:p>
    <w:p w14:paraId="337B6128" w14:textId="77777777" w:rsidR="00987E15" w:rsidRDefault="00987E15">
      <w:pPr>
        <w:spacing w:line="200" w:lineRule="exact"/>
        <w:rPr>
          <w:sz w:val="20"/>
          <w:szCs w:val="20"/>
        </w:rPr>
      </w:pPr>
    </w:p>
    <w:p w14:paraId="1F4AF980" w14:textId="77777777" w:rsidR="00987E15" w:rsidRDefault="00987E15">
      <w:pPr>
        <w:spacing w:line="351" w:lineRule="exact"/>
        <w:rPr>
          <w:sz w:val="20"/>
          <w:szCs w:val="20"/>
        </w:rPr>
      </w:pPr>
    </w:p>
    <w:p w14:paraId="1A525F4C" w14:textId="77777777" w:rsidR="00987E15" w:rsidRDefault="0068775A">
      <w:pPr>
        <w:spacing w:line="276" w:lineRule="auto"/>
        <w:ind w:left="400" w:right="400"/>
        <w:rPr>
          <w:sz w:val="20"/>
          <w:szCs w:val="20"/>
        </w:rPr>
      </w:pPr>
      <w:r>
        <w:rPr>
          <w:rFonts w:ascii="Arial" w:eastAsia="Arial" w:hAnsi="Arial" w:cs="Arial"/>
        </w:rPr>
        <w:t>Figure 3: Case 1, without containment measures, first 200 infections with the main contri-bution of nursing homes (orange) and workplaces (brown)</w:t>
      </w:r>
    </w:p>
    <w:p w14:paraId="651E9823" w14:textId="77777777" w:rsidR="00987E15" w:rsidRDefault="00987E15">
      <w:pPr>
        <w:sectPr w:rsidR="00987E15">
          <w:pgSz w:w="12240" w:h="15840"/>
          <w:pgMar w:top="1147" w:right="1440" w:bottom="1440" w:left="1440" w:header="0" w:footer="0" w:gutter="0"/>
          <w:cols w:space="720" w:equalWidth="0">
            <w:col w:w="9360"/>
          </w:cols>
        </w:sectPr>
      </w:pPr>
    </w:p>
    <w:p w14:paraId="61BF5306" w14:textId="77777777" w:rsidR="00987E15" w:rsidRDefault="00987E15">
      <w:pPr>
        <w:spacing w:line="200" w:lineRule="exact"/>
        <w:rPr>
          <w:sz w:val="20"/>
          <w:szCs w:val="20"/>
        </w:rPr>
      </w:pPr>
    </w:p>
    <w:p w14:paraId="03E104FE" w14:textId="77777777" w:rsidR="00987E15" w:rsidRDefault="00987E15">
      <w:pPr>
        <w:spacing w:line="200" w:lineRule="exact"/>
        <w:rPr>
          <w:sz w:val="20"/>
          <w:szCs w:val="20"/>
        </w:rPr>
      </w:pPr>
    </w:p>
    <w:p w14:paraId="6A8948C1" w14:textId="77777777" w:rsidR="00987E15" w:rsidRDefault="00987E15">
      <w:pPr>
        <w:spacing w:line="200" w:lineRule="exact"/>
        <w:rPr>
          <w:sz w:val="20"/>
          <w:szCs w:val="20"/>
        </w:rPr>
      </w:pPr>
    </w:p>
    <w:p w14:paraId="2FB91511" w14:textId="77777777" w:rsidR="00987E15" w:rsidRDefault="00987E15">
      <w:pPr>
        <w:spacing w:line="200" w:lineRule="exact"/>
        <w:rPr>
          <w:sz w:val="20"/>
          <w:szCs w:val="20"/>
        </w:rPr>
      </w:pPr>
    </w:p>
    <w:p w14:paraId="6A69F7CD" w14:textId="77777777" w:rsidR="00987E15" w:rsidRDefault="00987E15">
      <w:pPr>
        <w:spacing w:line="200" w:lineRule="exact"/>
        <w:rPr>
          <w:sz w:val="20"/>
          <w:szCs w:val="20"/>
        </w:rPr>
      </w:pPr>
    </w:p>
    <w:p w14:paraId="7E547060" w14:textId="77777777" w:rsidR="00987E15" w:rsidRDefault="00987E15">
      <w:pPr>
        <w:spacing w:line="200" w:lineRule="exact"/>
        <w:rPr>
          <w:sz w:val="20"/>
          <w:szCs w:val="20"/>
        </w:rPr>
      </w:pPr>
    </w:p>
    <w:p w14:paraId="08680B37" w14:textId="77777777" w:rsidR="00987E15" w:rsidRDefault="00987E15">
      <w:pPr>
        <w:spacing w:line="284" w:lineRule="exact"/>
        <w:rPr>
          <w:sz w:val="20"/>
          <w:szCs w:val="20"/>
        </w:rPr>
      </w:pPr>
    </w:p>
    <w:p w14:paraId="1A82E5AB" w14:textId="77777777" w:rsidR="00987E15" w:rsidRDefault="0068775A">
      <w:pPr>
        <w:jc w:val="center"/>
        <w:rPr>
          <w:sz w:val="20"/>
          <w:szCs w:val="20"/>
        </w:rPr>
      </w:pPr>
      <w:r>
        <w:rPr>
          <w:rFonts w:ascii="Arial" w:eastAsia="Arial" w:hAnsi="Arial" w:cs="Arial"/>
          <w:sz w:val="17"/>
          <w:szCs w:val="17"/>
        </w:rPr>
        <w:t>12</w:t>
      </w:r>
    </w:p>
    <w:p w14:paraId="2AB19CCD" w14:textId="77777777" w:rsidR="00987E15" w:rsidRDefault="00987E15">
      <w:pPr>
        <w:sectPr w:rsidR="00987E15">
          <w:type w:val="continuous"/>
          <w:pgSz w:w="12240" w:h="15840"/>
          <w:pgMar w:top="1147" w:right="1440" w:bottom="1440" w:left="1440" w:header="0" w:footer="0" w:gutter="0"/>
          <w:cols w:space="720" w:equalWidth="0">
            <w:col w:w="9360"/>
          </w:cols>
        </w:sectPr>
      </w:pPr>
    </w:p>
    <w:p w14:paraId="7AD9297A" w14:textId="77777777" w:rsidR="00987E15" w:rsidRDefault="0068775A">
      <w:pPr>
        <w:jc w:val="center"/>
        <w:rPr>
          <w:sz w:val="20"/>
          <w:szCs w:val="20"/>
        </w:rPr>
      </w:pPr>
      <w:bookmarkStart w:id="106" w:name="page13"/>
      <w:bookmarkEnd w:id="106"/>
      <w:r>
        <w:rPr>
          <w:rFonts w:ascii="Arial" w:eastAsia="Arial" w:hAnsi="Arial" w:cs="Arial"/>
        </w:rPr>
        <w:t>Work in progress &amp; draft: Comments and Corrections Welcome!</w:t>
      </w:r>
    </w:p>
    <w:p w14:paraId="781938AF"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14:anchorId="2565298A" wp14:editId="34F7573E">
                <wp:simplePos x="0" y="0"/>
                <wp:positionH relativeFrom="column">
                  <wp:posOffset>251460</wp:posOffset>
                </wp:positionH>
                <wp:positionV relativeFrom="paragraph">
                  <wp:posOffset>23495</wp:posOffset>
                </wp:positionV>
                <wp:extent cx="544004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2D40E7" id="Shape 2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BTqd24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7AA08C14" w14:textId="77777777" w:rsidR="00987E15" w:rsidRDefault="00987E15">
      <w:pPr>
        <w:spacing w:line="200" w:lineRule="exact"/>
        <w:rPr>
          <w:sz w:val="20"/>
          <w:szCs w:val="20"/>
        </w:rPr>
      </w:pPr>
    </w:p>
    <w:p w14:paraId="7C2ADADD" w14:textId="77777777" w:rsidR="00987E15" w:rsidRDefault="00987E15">
      <w:pPr>
        <w:spacing w:line="329" w:lineRule="exact"/>
        <w:rPr>
          <w:sz w:val="20"/>
          <w:szCs w:val="20"/>
        </w:rPr>
      </w:pPr>
    </w:p>
    <w:p w14:paraId="131B5D61" w14:textId="77777777" w:rsidR="00987E15" w:rsidRDefault="0068775A">
      <w:pPr>
        <w:tabs>
          <w:tab w:val="left" w:pos="1200"/>
        </w:tabs>
        <w:ind w:left="400"/>
        <w:rPr>
          <w:sz w:val="20"/>
          <w:szCs w:val="20"/>
        </w:rPr>
      </w:pPr>
      <w:r>
        <w:rPr>
          <w:rFonts w:ascii="Arial" w:eastAsia="Arial" w:hAnsi="Arial" w:cs="Arial"/>
        </w:rPr>
        <w:t>A.1.2</w:t>
      </w:r>
      <w:r>
        <w:rPr>
          <w:rFonts w:ascii="Arial" w:eastAsia="Arial" w:hAnsi="Arial" w:cs="Arial"/>
        </w:rPr>
        <w:tab/>
        <w:t>Case 2: diﬀerent sources of infection</w:t>
      </w:r>
    </w:p>
    <w:p w14:paraId="1BDA06EA" w14:textId="77777777" w:rsidR="00987E15" w:rsidRDefault="00987E15">
      <w:pPr>
        <w:spacing w:line="156" w:lineRule="exact"/>
        <w:rPr>
          <w:sz w:val="20"/>
          <w:szCs w:val="20"/>
        </w:rPr>
      </w:pPr>
    </w:p>
    <w:p w14:paraId="16480D16" w14:textId="77777777" w:rsidR="00987E15" w:rsidRDefault="0068775A">
      <w:pPr>
        <w:spacing w:line="257" w:lineRule="auto"/>
        <w:ind w:left="400" w:right="400"/>
        <w:jc w:val="both"/>
        <w:rPr>
          <w:sz w:val="20"/>
          <w:szCs w:val="20"/>
        </w:rPr>
      </w:pPr>
      <w:r>
        <w:rPr>
          <w:rFonts w:ascii="Arial" w:eastAsia="Arial" w:hAnsi="Arial" w:cs="Arial"/>
        </w:rPr>
        <w:t>In Fig. 4 history of contagion without control—with everything always open, including schools—with the epidemic that alternates contagions at home (cyan), in hospitals (pink). in the workplaces (brown), with a robust initial role of nursing homes (orange), as shown in Fig. 5, which enlarges the first 200 cases.</w:t>
      </w:r>
    </w:p>
    <w:p w14:paraId="652AC2CE" w14:textId="77777777" w:rsidR="00987E15" w:rsidRDefault="0068775A">
      <w:pPr>
        <w:ind w:left="740"/>
        <w:rPr>
          <w:sz w:val="20"/>
          <w:szCs w:val="20"/>
        </w:rPr>
      </w:pPr>
      <w:r>
        <w:rPr>
          <w:rFonts w:ascii="Arial" w:eastAsia="Arial" w:hAnsi="Arial" w:cs="Arial"/>
        </w:rPr>
        <w:t>There is also a bit of school contribution, but very limited.</w:t>
      </w:r>
    </w:p>
    <w:p w14:paraId="3480536B" w14:textId="77777777" w:rsidR="00987E15" w:rsidRDefault="00987E15">
      <w:pPr>
        <w:spacing w:line="18" w:lineRule="exact"/>
        <w:rPr>
          <w:sz w:val="20"/>
          <w:szCs w:val="20"/>
        </w:rPr>
      </w:pPr>
    </w:p>
    <w:p w14:paraId="3A0D1001" w14:textId="77777777" w:rsidR="00987E15" w:rsidRDefault="0068775A">
      <w:pPr>
        <w:ind w:left="740"/>
        <w:rPr>
          <w:sz w:val="20"/>
          <w:szCs w:val="20"/>
        </w:rPr>
      </w:pPr>
      <w:r>
        <w:rPr>
          <w:rFonts w:ascii="Arial" w:eastAsia="Arial" w:hAnsi="Arial" w:cs="Arial"/>
        </w:rPr>
        <w:t>around day 70 a unique contagion at home continuing the epidemic</w:t>
      </w:r>
    </w:p>
    <w:p w14:paraId="222BD1EE" w14:textId="77777777" w:rsidR="00987E15" w:rsidRDefault="0068775A">
      <w:pPr>
        <w:spacing w:line="20" w:lineRule="exact"/>
        <w:rPr>
          <w:sz w:val="20"/>
          <w:szCs w:val="20"/>
        </w:rPr>
      </w:pPr>
      <w:r>
        <w:rPr>
          <w:noProof/>
          <w:sz w:val="20"/>
          <w:szCs w:val="20"/>
        </w:rPr>
        <w:drawing>
          <wp:anchor distT="0" distB="0" distL="114300" distR="114300" simplePos="0" relativeHeight="251639808" behindDoc="1" locked="0" layoutInCell="0" allowOverlap="1" wp14:anchorId="0FDAC3A3" wp14:editId="568FFD16">
            <wp:simplePos x="0" y="0"/>
            <wp:positionH relativeFrom="column">
              <wp:posOffset>795655</wp:posOffset>
            </wp:positionH>
            <wp:positionV relativeFrom="paragraph">
              <wp:posOffset>161290</wp:posOffset>
            </wp:positionV>
            <wp:extent cx="4352925" cy="24104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4352925" cy="2410460"/>
                    </a:xfrm>
                    <a:prstGeom prst="rect">
                      <a:avLst/>
                    </a:prstGeom>
                    <a:noFill/>
                  </pic:spPr>
                </pic:pic>
              </a:graphicData>
            </a:graphic>
          </wp:anchor>
        </w:drawing>
      </w:r>
    </w:p>
    <w:p w14:paraId="06214998" w14:textId="77777777" w:rsidR="00987E15" w:rsidRDefault="00987E15">
      <w:pPr>
        <w:spacing w:line="200" w:lineRule="exact"/>
        <w:rPr>
          <w:sz w:val="20"/>
          <w:szCs w:val="20"/>
        </w:rPr>
      </w:pPr>
    </w:p>
    <w:p w14:paraId="4610ED30" w14:textId="77777777" w:rsidR="00987E15" w:rsidRDefault="00987E15">
      <w:pPr>
        <w:spacing w:line="200" w:lineRule="exact"/>
        <w:rPr>
          <w:sz w:val="20"/>
          <w:szCs w:val="20"/>
        </w:rPr>
      </w:pPr>
    </w:p>
    <w:p w14:paraId="12682148" w14:textId="77777777" w:rsidR="00987E15" w:rsidRDefault="00987E15">
      <w:pPr>
        <w:spacing w:line="200" w:lineRule="exact"/>
        <w:rPr>
          <w:sz w:val="20"/>
          <w:szCs w:val="20"/>
        </w:rPr>
      </w:pPr>
    </w:p>
    <w:p w14:paraId="3FD18EA3" w14:textId="77777777" w:rsidR="00987E15" w:rsidRDefault="00987E15">
      <w:pPr>
        <w:spacing w:line="200" w:lineRule="exact"/>
        <w:rPr>
          <w:sz w:val="20"/>
          <w:szCs w:val="20"/>
        </w:rPr>
      </w:pPr>
    </w:p>
    <w:p w14:paraId="6559E7FE" w14:textId="77777777" w:rsidR="00987E15" w:rsidRDefault="00987E15">
      <w:pPr>
        <w:spacing w:line="200" w:lineRule="exact"/>
        <w:rPr>
          <w:sz w:val="20"/>
          <w:szCs w:val="20"/>
        </w:rPr>
      </w:pPr>
    </w:p>
    <w:p w14:paraId="4525E0E0" w14:textId="77777777" w:rsidR="00987E15" w:rsidRDefault="00987E15">
      <w:pPr>
        <w:spacing w:line="200" w:lineRule="exact"/>
        <w:rPr>
          <w:sz w:val="20"/>
          <w:szCs w:val="20"/>
        </w:rPr>
      </w:pPr>
    </w:p>
    <w:p w14:paraId="5930D6E7" w14:textId="77777777" w:rsidR="00987E15" w:rsidRDefault="00987E15">
      <w:pPr>
        <w:spacing w:line="200" w:lineRule="exact"/>
        <w:rPr>
          <w:sz w:val="20"/>
          <w:szCs w:val="20"/>
        </w:rPr>
      </w:pPr>
    </w:p>
    <w:p w14:paraId="41B13A7A" w14:textId="77777777" w:rsidR="00987E15" w:rsidRDefault="00987E15">
      <w:pPr>
        <w:spacing w:line="200" w:lineRule="exact"/>
        <w:rPr>
          <w:sz w:val="20"/>
          <w:szCs w:val="20"/>
        </w:rPr>
      </w:pPr>
    </w:p>
    <w:p w14:paraId="471D3D00" w14:textId="77777777" w:rsidR="00987E15" w:rsidRDefault="00987E15">
      <w:pPr>
        <w:spacing w:line="200" w:lineRule="exact"/>
        <w:rPr>
          <w:sz w:val="20"/>
          <w:szCs w:val="20"/>
        </w:rPr>
      </w:pPr>
    </w:p>
    <w:p w14:paraId="47BA0B4E" w14:textId="77777777" w:rsidR="00987E15" w:rsidRDefault="00987E15">
      <w:pPr>
        <w:spacing w:line="200" w:lineRule="exact"/>
        <w:rPr>
          <w:sz w:val="20"/>
          <w:szCs w:val="20"/>
        </w:rPr>
      </w:pPr>
    </w:p>
    <w:p w14:paraId="4750952A" w14:textId="77777777" w:rsidR="00987E15" w:rsidRDefault="00987E15">
      <w:pPr>
        <w:spacing w:line="200" w:lineRule="exact"/>
        <w:rPr>
          <w:sz w:val="20"/>
          <w:szCs w:val="20"/>
        </w:rPr>
      </w:pPr>
    </w:p>
    <w:p w14:paraId="79774053" w14:textId="77777777" w:rsidR="00987E15" w:rsidRDefault="00987E15">
      <w:pPr>
        <w:spacing w:line="200" w:lineRule="exact"/>
        <w:rPr>
          <w:sz w:val="20"/>
          <w:szCs w:val="20"/>
        </w:rPr>
      </w:pPr>
    </w:p>
    <w:p w14:paraId="6EEBA8B6" w14:textId="77777777" w:rsidR="00987E15" w:rsidRDefault="00987E15">
      <w:pPr>
        <w:spacing w:line="200" w:lineRule="exact"/>
        <w:rPr>
          <w:sz w:val="20"/>
          <w:szCs w:val="20"/>
        </w:rPr>
      </w:pPr>
    </w:p>
    <w:p w14:paraId="61B431FF" w14:textId="77777777" w:rsidR="00987E15" w:rsidRDefault="00987E15">
      <w:pPr>
        <w:spacing w:line="200" w:lineRule="exact"/>
        <w:rPr>
          <w:sz w:val="20"/>
          <w:szCs w:val="20"/>
        </w:rPr>
      </w:pPr>
    </w:p>
    <w:p w14:paraId="58EEE26B" w14:textId="77777777" w:rsidR="00987E15" w:rsidRDefault="00987E15">
      <w:pPr>
        <w:spacing w:line="200" w:lineRule="exact"/>
        <w:rPr>
          <w:sz w:val="20"/>
          <w:szCs w:val="20"/>
        </w:rPr>
      </w:pPr>
    </w:p>
    <w:p w14:paraId="5F711A74" w14:textId="77777777" w:rsidR="00987E15" w:rsidRDefault="00987E15">
      <w:pPr>
        <w:spacing w:line="200" w:lineRule="exact"/>
        <w:rPr>
          <w:sz w:val="20"/>
          <w:szCs w:val="20"/>
        </w:rPr>
      </w:pPr>
    </w:p>
    <w:p w14:paraId="1110D073" w14:textId="77777777" w:rsidR="00987E15" w:rsidRDefault="00987E15">
      <w:pPr>
        <w:spacing w:line="200" w:lineRule="exact"/>
        <w:rPr>
          <w:sz w:val="20"/>
          <w:szCs w:val="20"/>
        </w:rPr>
      </w:pPr>
    </w:p>
    <w:p w14:paraId="4D198C5D" w14:textId="77777777" w:rsidR="00987E15" w:rsidRDefault="00987E15">
      <w:pPr>
        <w:spacing w:line="200" w:lineRule="exact"/>
        <w:rPr>
          <w:sz w:val="20"/>
          <w:szCs w:val="20"/>
        </w:rPr>
      </w:pPr>
    </w:p>
    <w:p w14:paraId="682ABBA7" w14:textId="77777777" w:rsidR="00987E15" w:rsidRDefault="00987E15">
      <w:pPr>
        <w:spacing w:line="200" w:lineRule="exact"/>
        <w:rPr>
          <w:sz w:val="20"/>
          <w:szCs w:val="20"/>
        </w:rPr>
      </w:pPr>
    </w:p>
    <w:p w14:paraId="4A6DD6C6" w14:textId="77777777" w:rsidR="00987E15" w:rsidRDefault="00987E15">
      <w:pPr>
        <w:spacing w:line="200" w:lineRule="exact"/>
        <w:rPr>
          <w:sz w:val="20"/>
          <w:szCs w:val="20"/>
        </w:rPr>
      </w:pPr>
    </w:p>
    <w:p w14:paraId="72D5535A" w14:textId="77777777" w:rsidR="00987E15" w:rsidRDefault="00987E15">
      <w:pPr>
        <w:spacing w:line="295" w:lineRule="exact"/>
        <w:rPr>
          <w:sz w:val="20"/>
          <w:szCs w:val="20"/>
        </w:rPr>
      </w:pPr>
    </w:p>
    <w:p w14:paraId="7CEB9356" w14:textId="77777777" w:rsidR="00987E15" w:rsidRDefault="0068775A">
      <w:pPr>
        <w:jc w:val="center"/>
        <w:rPr>
          <w:sz w:val="20"/>
          <w:szCs w:val="20"/>
        </w:rPr>
      </w:pPr>
      <w:r>
        <w:rPr>
          <w:rFonts w:ascii="Arial" w:eastAsia="Arial" w:hAnsi="Arial" w:cs="Arial"/>
        </w:rPr>
        <w:t>Figure 4: Case 2, without containment measures: nursing homes (orange) as starter</w:t>
      </w:r>
    </w:p>
    <w:p w14:paraId="74803CF4" w14:textId="77777777" w:rsidR="00987E15" w:rsidRDefault="00987E15">
      <w:pPr>
        <w:sectPr w:rsidR="00987E15">
          <w:pgSz w:w="12240" w:h="15840"/>
          <w:pgMar w:top="1147" w:right="1440" w:bottom="1440" w:left="1440" w:header="0" w:footer="0" w:gutter="0"/>
          <w:cols w:space="720" w:equalWidth="0">
            <w:col w:w="9360"/>
          </w:cols>
        </w:sectPr>
      </w:pPr>
    </w:p>
    <w:p w14:paraId="76AF6070" w14:textId="77777777" w:rsidR="00987E15" w:rsidRDefault="00987E15">
      <w:pPr>
        <w:spacing w:line="200" w:lineRule="exact"/>
        <w:rPr>
          <w:sz w:val="20"/>
          <w:szCs w:val="20"/>
        </w:rPr>
      </w:pPr>
    </w:p>
    <w:p w14:paraId="41139602" w14:textId="77777777" w:rsidR="00987E15" w:rsidRDefault="00987E15">
      <w:pPr>
        <w:spacing w:line="200" w:lineRule="exact"/>
        <w:rPr>
          <w:sz w:val="20"/>
          <w:szCs w:val="20"/>
        </w:rPr>
      </w:pPr>
    </w:p>
    <w:p w14:paraId="276EA52B" w14:textId="77777777" w:rsidR="00987E15" w:rsidRDefault="00987E15">
      <w:pPr>
        <w:spacing w:line="200" w:lineRule="exact"/>
        <w:rPr>
          <w:sz w:val="20"/>
          <w:szCs w:val="20"/>
        </w:rPr>
      </w:pPr>
    </w:p>
    <w:p w14:paraId="5AC31F50" w14:textId="77777777" w:rsidR="00987E15" w:rsidRDefault="00987E15">
      <w:pPr>
        <w:spacing w:line="200" w:lineRule="exact"/>
        <w:rPr>
          <w:sz w:val="20"/>
          <w:szCs w:val="20"/>
        </w:rPr>
      </w:pPr>
    </w:p>
    <w:p w14:paraId="0A951EDA" w14:textId="77777777" w:rsidR="00987E15" w:rsidRDefault="00987E15">
      <w:pPr>
        <w:spacing w:line="200" w:lineRule="exact"/>
        <w:rPr>
          <w:sz w:val="20"/>
          <w:szCs w:val="20"/>
        </w:rPr>
      </w:pPr>
    </w:p>
    <w:p w14:paraId="15CD3C0F" w14:textId="77777777" w:rsidR="00987E15" w:rsidRDefault="00987E15">
      <w:pPr>
        <w:spacing w:line="200" w:lineRule="exact"/>
        <w:rPr>
          <w:sz w:val="20"/>
          <w:szCs w:val="20"/>
        </w:rPr>
      </w:pPr>
    </w:p>
    <w:p w14:paraId="7D85BB06" w14:textId="77777777" w:rsidR="00987E15" w:rsidRDefault="00987E15">
      <w:pPr>
        <w:spacing w:line="200" w:lineRule="exact"/>
        <w:rPr>
          <w:sz w:val="20"/>
          <w:szCs w:val="20"/>
        </w:rPr>
      </w:pPr>
    </w:p>
    <w:p w14:paraId="0E64E27F" w14:textId="77777777" w:rsidR="00987E15" w:rsidRDefault="00987E15">
      <w:pPr>
        <w:spacing w:line="200" w:lineRule="exact"/>
        <w:rPr>
          <w:sz w:val="20"/>
          <w:szCs w:val="20"/>
        </w:rPr>
      </w:pPr>
    </w:p>
    <w:p w14:paraId="4F51EBCA" w14:textId="77777777" w:rsidR="00987E15" w:rsidRDefault="00987E15">
      <w:pPr>
        <w:spacing w:line="200" w:lineRule="exact"/>
        <w:rPr>
          <w:sz w:val="20"/>
          <w:szCs w:val="20"/>
        </w:rPr>
      </w:pPr>
    </w:p>
    <w:p w14:paraId="14CF936E" w14:textId="77777777" w:rsidR="00987E15" w:rsidRDefault="00987E15">
      <w:pPr>
        <w:spacing w:line="200" w:lineRule="exact"/>
        <w:rPr>
          <w:sz w:val="20"/>
          <w:szCs w:val="20"/>
        </w:rPr>
      </w:pPr>
    </w:p>
    <w:p w14:paraId="7A579DC7" w14:textId="77777777" w:rsidR="00987E15" w:rsidRDefault="00987E15">
      <w:pPr>
        <w:spacing w:line="200" w:lineRule="exact"/>
        <w:rPr>
          <w:sz w:val="20"/>
          <w:szCs w:val="20"/>
        </w:rPr>
      </w:pPr>
    </w:p>
    <w:p w14:paraId="0E4CCBB0" w14:textId="77777777" w:rsidR="00987E15" w:rsidRDefault="00987E15">
      <w:pPr>
        <w:spacing w:line="200" w:lineRule="exact"/>
        <w:rPr>
          <w:sz w:val="20"/>
          <w:szCs w:val="20"/>
        </w:rPr>
      </w:pPr>
    </w:p>
    <w:p w14:paraId="332EE419" w14:textId="77777777" w:rsidR="00987E15" w:rsidRDefault="00987E15">
      <w:pPr>
        <w:spacing w:line="200" w:lineRule="exact"/>
        <w:rPr>
          <w:sz w:val="20"/>
          <w:szCs w:val="20"/>
        </w:rPr>
      </w:pPr>
    </w:p>
    <w:p w14:paraId="28F15FA9" w14:textId="77777777" w:rsidR="00987E15" w:rsidRDefault="00987E15">
      <w:pPr>
        <w:spacing w:line="200" w:lineRule="exact"/>
        <w:rPr>
          <w:sz w:val="20"/>
          <w:szCs w:val="20"/>
        </w:rPr>
      </w:pPr>
    </w:p>
    <w:p w14:paraId="4EEFA24C" w14:textId="77777777" w:rsidR="00987E15" w:rsidRDefault="00987E15">
      <w:pPr>
        <w:spacing w:line="200" w:lineRule="exact"/>
        <w:rPr>
          <w:sz w:val="20"/>
          <w:szCs w:val="20"/>
        </w:rPr>
      </w:pPr>
    </w:p>
    <w:p w14:paraId="5A321786" w14:textId="77777777" w:rsidR="00987E15" w:rsidRDefault="00987E15">
      <w:pPr>
        <w:spacing w:line="200" w:lineRule="exact"/>
        <w:rPr>
          <w:sz w:val="20"/>
          <w:szCs w:val="20"/>
        </w:rPr>
      </w:pPr>
    </w:p>
    <w:p w14:paraId="4EBD4852" w14:textId="77777777" w:rsidR="00987E15" w:rsidRDefault="00987E15">
      <w:pPr>
        <w:spacing w:line="200" w:lineRule="exact"/>
        <w:rPr>
          <w:sz w:val="20"/>
          <w:szCs w:val="20"/>
        </w:rPr>
      </w:pPr>
    </w:p>
    <w:p w14:paraId="4E8C470F" w14:textId="77777777" w:rsidR="00987E15" w:rsidRDefault="00987E15">
      <w:pPr>
        <w:spacing w:line="200" w:lineRule="exact"/>
        <w:rPr>
          <w:sz w:val="20"/>
          <w:szCs w:val="20"/>
        </w:rPr>
      </w:pPr>
    </w:p>
    <w:p w14:paraId="768ED90C" w14:textId="77777777" w:rsidR="00987E15" w:rsidRDefault="00987E15">
      <w:pPr>
        <w:spacing w:line="200" w:lineRule="exact"/>
        <w:rPr>
          <w:sz w:val="20"/>
          <w:szCs w:val="20"/>
        </w:rPr>
      </w:pPr>
    </w:p>
    <w:p w14:paraId="61298FF4" w14:textId="77777777" w:rsidR="00987E15" w:rsidRDefault="00987E15">
      <w:pPr>
        <w:spacing w:line="200" w:lineRule="exact"/>
        <w:rPr>
          <w:sz w:val="20"/>
          <w:szCs w:val="20"/>
        </w:rPr>
      </w:pPr>
    </w:p>
    <w:p w14:paraId="12846161" w14:textId="77777777" w:rsidR="00987E15" w:rsidRDefault="00987E15">
      <w:pPr>
        <w:spacing w:line="200" w:lineRule="exact"/>
        <w:rPr>
          <w:sz w:val="20"/>
          <w:szCs w:val="20"/>
        </w:rPr>
      </w:pPr>
    </w:p>
    <w:p w14:paraId="7B9882A1" w14:textId="77777777" w:rsidR="00987E15" w:rsidRDefault="00987E15">
      <w:pPr>
        <w:spacing w:line="200" w:lineRule="exact"/>
        <w:rPr>
          <w:sz w:val="20"/>
          <w:szCs w:val="20"/>
        </w:rPr>
      </w:pPr>
    </w:p>
    <w:p w14:paraId="24D843C4" w14:textId="77777777" w:rsidR="00987E15" w:rsidRDefault="00987E15">
      <w:pPr>
        <w:spacing w:line="200" w:lineRule="exact"/>
        <w:rPr>
          <w:sz w:val="20"/>
          <w:szCs w:val="20"/>
        </w:rPr>
      </w:pPr>
    </w:p>
    <w:p w14:paraId="17AC71A0" w14:textId="77777777" w:rsidR="00987E15" w:rsidRDefault="00987E15">
      <w:pPr>
        <w:spacing w:line="279" w:lineRule="exact"/>
        <w:rPr>
          <w:sz w:val="20"/>
          <w:szCs w:val="20"/>
        </w:rPr>
      </w:pPr>
    </w:p>
    <w:p w14:paraId="4D8FBC2C" w14:textId="77777777" w:rsidR="00987E15" w:rsidRDefault="0068775A">
      <w:pPr>
        <w:jc w:val="center"/>
        <w:rPr>
          <w:sz w:val="20"/>
          <w:szCs w:val="20"/>
        </w:rPr>
      </w:pPr>
      <w:r>
        <w:rPr>
          <w:rFonts w:ascii="Arial" w:eastAsia="Arial" w:hAnsi="Arial" w:cs="Arial"/>
          <w:sz w:val="17"/>
          <w:szCs w:val="17"/>
        </w:rPr>
        <w:t>13</w:t>
      </w:r>
    </w:p>
    <w:p w14:paraId="1E32D4E7" w14:textId="77777777" w:rsidR="00987E15" w:rsidRDefault="00987E15">
      <w:pPr>
        <w:sectPr w:rsidR="00987E15">
          <w:type w:val="continuous"/>
          <w:pgSz w:w="12240" w:h="15840"/>
          <w:pgMar w:top="1147" w:right="1440" w:bottom="1440" w:left="1440" w:header="0" w:footer="0" w:gutter="0"/>
          <w:cols w:space="720" w:equalWidth="0">
            <w:col w:w="9360"/>
          </w:cols>
        </w:sectPr>
      </w:pPr>
    </w:p>
    <w:p w14:paraId="1F1E717F" w14:textId="77777777" w:rsidR="00987E15" w:rsidRDefault="0068775A">
      <w:pPr>
        <w:jc w:val="center"/>
        <w:rPr>
          <w:sz w:val="20"/>
          <w:szCs w:val="20"/>
        </w:rPr>
      </w:pPr>
      <w:bookmarkStart w:id="107" w:name="page14"/>
      <w:bookmarkEnd w:id="107"/>
      <w:r>
        <w:rPr>
          <w:rFonts w:ascii="Arial" w:eastAsia="Arial" w:hAnsi="Arial" w:cs="Arial"/>
        </w:rPr>
        <w:t>Work in progress &amp; draft: Comments and Corrections Welcome!</w:t>
      </w:r>
    </w:p>
    <w:p w14:paraId="6DF4C4DD"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14:anchorId="6CED09A9" wp14:editId="5C987BF9">
                <wp:simplePos x="0" y="0"/>
                <wp:positionH relativeFrom="column">
                  <wp:posOffset>251460</wp:posOffset>
                </wp:positionH>
                <wp:positionV relativeFrom="paragraph">
                  <wp:posOffset>23495</wp:posOffset>
                </wp:positionV>
                <wp:extent cx="544004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2B998C" id="Shape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XlyQYr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41856" behindDoc="1" locked="0" layoutInCell="0" allowOverlap="1" wp14:anchorId="60D8E8BB" wp14:editId="7C652FA3">
            <wp:simplePos x="0" y="0"/>
            <wp:positionH relativeFrom="column">
              <wp:posOffset>795655</wp:posOffset>
            </wp:positionH>
            <wp:positionV relativeFrom="paragraph">
              <wp:posOffset>337820</wp:posOffset>
            </wp:positionV>
            <wp:extent cx="4352925" cy="24257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4352925" cy="2425700"/>
                    </a:xfrm>
                    <a:prstGeom prst="rect">
                      <a:avLst/>
                    </a:prstGeom>
                    <a:noFill/>
                  </pic:spPr>
                </pic:pic>
              </a:graphicData>
            </a:graphic>
          </wp:anchor>
        </w:drawing>
      </w:r>
    </w:p>
    <w:p w14:paraId="6231472C" w14:textId="77777777" w:rsidR="00987E15" w:rsidRDefault="00987E15">
      <w:pPr>
        <w:spacing w:line="200" w:lineRule="exact"/>
        <w:rPr>
          <w:sz w:val="20"/>
          <w:szCs w:val="20"/>
        </w:rPr>
      </w:pPr>
    </w:p>
    <w:p w14:paraId="17844A9D" w14:textId="77777777" w:rsidR="00987E15" w:rsidRDefault="00987E15">
      <w:pPr>
        <w:spacing w:line="200" w:lineRule="exact"/>
        <w:rPr>
          <w:sz w:val="20"/>
          <w:szCs w:val="20"/>
        </w:rPr>
      </w:pPr>
    </w:p>
    <w:p w14:paraId="492F2487" w14:textId="77777777" w:rsidR="00987E15" w:rsidRDefault="00987E15">
      <w:pPr>
        <w:spacing w:line="200" w:lineRule="exact"/>
        <w:rPr>
          <w:sz w:val="20"/>
          <w:szCs w:val="20"/>
        </w:rPr>
      </w:pPr>
    </w:p>
    <w:p w14:paraId="3099316D" w14:textId="77777777" w:rsidR="00987E15" w:rsidRDefault="00987E15">
      <w:pPr>
        <w:spacing w:line="200" w:lineRule="exact"/>
        <w:rPr>
          <w:sz w:val="20"/>
          <w:szCs w:val="20"/>
        </w:rPr>
      </w:pPr>
    </w:p>
    <w:p w14:paraId="0009E909" w14:textId="77777777" w:rsidR="00987E15" w:rsidRDefault="00987E15">
      <w:pPr>
        <w:spacing w:line="200" w:lineRule="exact"/>
        <w:rPr>
          <w:sz w:val="20"/>
          <w:szCs w:val="20"/>
        </w:rPr>
      </w:pPr>
    </w:p>
    <w:p w14:paraId="173DA7DC" w14:textId="77777777" w:rsidR="00987E15" w:rsidRDefault="00987E15">
      <w:pPr>
        <w:spacing w:line="200" w:lineRule="exact"/>
        <w:rPr>
          <w:sz w:val="20"/>
          <w:szCs w:val="20"/>
        </w:rPr>
      </w:pPr>
    </w:p>
    <w:p w14:paraId="335D4F22" w14:textId="77777777" w:rsidR="00987E15" w:rsidRDefault="00987E15">
      <w:pPr>
        <w:spacing w:line="200" w:lineRule="exact"/>
        <w:rPr>
          <w:sz w:val="20"/>
          <w:szCs w:val="20"/>
        </w:rPr>
      </w:pPr>
    </w:p>
    <w:p w14:paraId="1DB192EE" w14:textId="77777777" w:rsidR="00987E15" w:rsidRDefault="00987E15">
      <w:pPr>
        <w:spacing w:line="200" w:lineRule="exact"/>
        <w:rPr>
          <w:sz w:val="20"/>
          <w:szCs w:val="20"/>
        </w:rPr>
      </w:pPr>
    </w:p>
    <w:p w14:paraId="405E71FA" w14:textId="77777777" w:rsidR="00987E15" w:rsidRDefault="00987E15">
      <w:pPr>
        <w:spacing w:line="200" w:lineRule="exact"/>
        <w:rPr>
          <w:sz w:val="20"/>
          <w:szCs w:val="20"/>
        </w:rPr>
      </w:pPr>
    </w:p>
    <w:p w14:paraId="02476289" w14:textId="77777777" w:rsidR="00987E15" w:rsidRDefault="00987E15">
      <w:pPr>
        <w:spacing w:line="200" w:lineRule="exact"/>
        <w:rPr>
          <w:sz w:val="20"/>
          <w:szCs w:val="20"/>
        </w:rPr>
      </w:pPr>
    </w:p>
    <w:p w14:paraId="079BC5AA" w14:textId="77777777" w:rsidR="00987E15" w:rsidRDefault="00987E15">
      <w:pPr>
        <w:spacing w:line="200" w:lineRule="exact"/>
        <w:rPr>
          <w:sz w:val="20"/>
          <w:szCs w:val="20"/>
        </w:rPr>
      </w:pPr>
    </w:p>
    <w:p w14:paraId="7DFABE75" w14:textId="77777777" w:rsidR="00987E15" w:rsidRDefault="00987E15">
      <w:pPr>
        <w:spacing w:line="200" w:lineRule="exact"/>
        <w:rPr>
          <w:sz w:val="20"/>
          <w:szCs w:val="20"/>
        </w:rPr>
      </w:pPr>
    </w:p>
    <w:p w14:paraId="17698C14" w14:textId="77777777" w:rsidR="00987E15" w:rsidRDefault="00987E15">
      <w:pPr>
        <w:spacing w:line="200" w:lineRule="exact"/>
        <w:rPr>
          <w:sz w:val="20"/>
          <w:szCs w:val="20"/>
        </w:rPr>
      </w:pPr>
    </w:p>
    <w:p w14:paraId="472F9017" w14:textId="77777777" w:rsidR="00987E15" w:rsidRDefault="00987E15">
      <w:pPr>
        <w:spacing w:line="200" w:lineRule="exact"/>
        <w:rPr>
          <w:sz w:val="20"/>
          <w:szCs w:val="20"/>
        </w:rPr>
      </w:pPr>
    </w:p>
    <w:p w14:paraId="06B79E5F" w14:textId="77777777" w:rsidR="00987E15" w:rsidRDefault="00987E15">
      <w:pPr>
        <w:spacing w:line="200" w:lineRule="exact"/>
        <w:rPr>
          <w:sz w:val="20"/>
          <w:szCs w:val="20"/>
        </w:rPr>
      </w:pPr>
    </w:p>
    <w:p w14:paraId="4D435816" w14:textId="77777777" w:rsidR="00987E15" w:rsidRDefault="00987E15">
      <w:pPr>
        <w:spacing w:line="200" w:lineRule="exact"/>
        <w:rPr>
          <w:sz w:val="20"/>
          <w:szCs w:val="20"/>
        </w:rPr>
      </w:pPr>
    </w:p>
    <w:p w14:paraId="2B9718F6" w14:textId="77777777" w:rsidR="00987E15" w:rsidRDefault="00987E15">
      <w:pPr>
        <w:spacing w:line="200" w:lineRule="exact"/>
        <w:rPr>
          <w:sz w:val="20"/>
          <w:szCs w:val="20"/>
        </w:rPr>
      </w:pPr>
    </w:p>
    <w:p w14:paraId="5EA56E75" w14:textId="77777777" w:rsidR="00987E15" w:rsidRDefault="00987E15">
      <w:pPr>
        <w:spacing w:line="200" w:lineRule="exact"/>
        <w:rPr>
          <w:sz w:val="20"/>
          <w:szCs w:val="20"/>
        </w:rPr>
      </w:pPr>
    </w:p>
    <w:p w14:paraId="0B8B5739" w14:textId="77777777" w:rsidR="00987E15" w:rsidRDefault="00987E15">
      <w:pPr>
        <w:spacing w:line="200" w:lineRule="exact"/>
        <w:rPr>
          <w:sz w:val="20"/>
          <w:szCs w:val="20"/>
        </w:rPr>
      </w:pPr>
    </w:p>
    <w:p w14:paraId="7B9DDB94" w14:textId="77777777" w:rsidR="00987E15" w:rsidRDefault="00987E15">
      <w:pPr>
        <w:spacing w:line="200" w:lineRule="exact"/>
        <w:rPr>
          <w:sz w:val="20"/>
          <w:szCs w:val="20"/>
        </w:rPr>
      </w:pPr>
    </w:p>
    <w:p w14:paraId="71FDAD9B" w14:textId="77777777" w:rsidR="00987E15" w:rsidRDefault="00987E15">
      <w:pPr>
        <w:spacing w:line="200" w:lineRule="exact"/>
        <w:rPr>
          <w:sz w:val="20"/>
          <w:szCs w:val="20"/>
        </w:rPr>
      </w:pPr>
    </w:p>
    <w:p w14:paraId="2BFA026E" w14:textId="77777777" w:rsidR="00987E15" w:rsidRDefault="00987E15">
      <w:pPr>
        <w:spacing w:line="397" w:lineRule="exact"/>
        <w:rPr>
          <w:sz w:val="20"/>
          <w:szCs w:val="20"/>
        </w:rPr>
      </w:pPr>
    </w:p>
    <w:p w14:paraId="313BF7D3" w14:textId="77777777" w:rsidR="00987E15" w:rsidRDefault="0068775A">
      <w:pPr>
        <w:spacing w:line="301" w:lineRule="auto"/>
        <w:ind w:left="400" w:right="400"/>
        <w:rPr>
          <w:sz w:val="20"/>
          <w:szCs w:val="20"/>
        </w:rPr>
      </w:pPr>
      <w:r>
        <w:rPr>
          <w:rFonts w:ascii="Arial" w:eastAsia="Arial" w:hAnsi="Arial" w:cs="Arial"/>
          <w:sz w:val="21"/>
          <w:szCs w:val="21"/>
        </w:rPr>
        <w:t>Figure 5: Case 2, without containment measures, first 200 infections: nursing homes (or-ange) as starter and around day 70 a unique contagion at home continuing the epidemic</w:t>
      </w:r>
    </w:p>
    <w:p w14:paraId="649F2687" w14:textId="77777777" w:rsidR="00987E15" w:rsidRDefault="00987E15">
      <w:pPr>
        <w:spacing w:line="200" w:lineRule="exact"/>
        <w:rPr>
          <w:sz w:val="20"/>
          <w:szCs w:val="20"/>
        </w:rPr>
      </w:pPr>
    </w:p>
    <w:p w14:paraId="4895F0D2" w14:textId="77777777" w:rsidR="00987E15" w:rsidRDefault="00987E15">
      <w:pPr>
        <w:spacing w:line="338" w:lineRule="exact"/>
        <w:rPr>
          <w:sz w:val="20"/>
          <w:szCs w:val="20"/>
        </w:rPr>
      </w:pPr>
    </w:p>
    <w:p w14:paraId="3B4471B8" w14:textId="77777777" w:rsidR="00987E15" w:rsidRDefault="0068775A">
      <w:pPr>
        <w:tabs>
          <w:tab w:val="left" w:pos="1200"/>
        </w:tabs>
        <w:ind w:left="400"/>
        <w:rPr>
          <w:sz w:val="20"/>
          <w:szCs w:val="20"/>
        </w:rPr>
      </w:pPr>
      <w:r>
        <w:rPr>
          <w:rFonts w:ascii="Arial" w:eastAsia="Arial" w:hAnsi="Arial" w:cs="Arial"/>
        </w:rPr>
        <w:t>A.1.3</w:t>
      </w:r>
      <w:r>
        <w:rPr>
          <w:rFonts w:ascii="Arial" w:eastAsia="Arial" w:hAnsi="Arial" w:cs="Arial"/>
        </w:rPr>
        <w:tab/>
        <w:t>Case 3</w:t>
      </w:r>
    </w:p>
    <w:p w14:paraId="4BCB79FB" w14:textId="77777777" w:rsidR="00987E15" w:rsidRDefault="0068775A">
      <w:pPr>
        <w:spacing w:line="20" w:lineRule="exact"/>
        <w:rPr>
          <w:sz w:val="20"/>
          <w:szCs w:val="20"/>
        </w:rPr>
      </w:pPr>
      <w:r>
        <w:rPr>
          <w:noProof/>
          <w:sz w:val="20"/>
          <w:szCs w:val="20"/>
        </w:rPr>
        <w:drawing>
          <wp:anchor distT="0" distB="0" distL="114300" distR="114300" simplePos="0" relativeHeight="251642880" behindDoc="1" locked="0" layoutInCell="0" allowOverlap="1" wp14:anchorId="50E17B06" wp14:editId="753963ED">
            <wp:simplePos x="0" y="0"/>
            <wp:positionH relativeFrom="column">
              <wp:posOffset>795655</wp:posOffset>
            </wp:positionH>
            <wp:positionV relativeFrom="paragraph">
              <wp:posOffset>221615</wp:posOffset>
            </wp:positionV>
            <wp:extent cx="4352925" cy="24104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4352925" cy="2410460"/>
                    </a:xfrm>
                    <a:prstGeom prst="rect">
                      <a:avLst/>
                    </a:prstGeom>
                    <a:noFill/>
                  </pic:spPr>
                </pic:pic>
              </a:graphicData>
            </a:graphic>
          </wp:anchor>
        </w:drawing>
      </w:r>
    </w:p>
    <w:p w14:paraId="58137FBA" w14:textId="77777777" w:rsidR="00987E15" w:rsidRDefault="00987E15">
      <w:pPr>
        <w:spacing w:line="200" w:lineRule="exact"/>
        <w:rPr>
          <w:sz w:val="20"/>
          <w:szCs w:val="20"/>
        </w:rPr>
      </w:pPr>
    </w:p>
    <w:p w14:paraId="7F17F1D6" w14:textId="77777777" w:rsidR="00987E15" w:rsidRDefault="00987E15">
      <w:pPr>
        <w:spacing w:line="200" w:lineRule="exact"/>
        <w:rPr>
          <w:sz w:val="20"/>
          <w:szCs w:val="20"/>
        </w:rPr>
      </w:pPr>
    </w:p>
    <w:p w14:paraId="54A594D4" w14:textId="77777777" w:rsidR="00987E15" w:rsidRDefault="00987E15">
      <w:pPr>
        <w:spacing w:line="200" w:lineRule="exact"/>
        <w:rPr>
          <w:sz w:val="20"/>
          <w:szCs w:val="20"/>
        </w:rPr>
      </w:pPr>
    </w:p>
    <w:p w14:paraId="6F4B6D0B" w14:textId="77777777" w:rsidR="00987E15" w:rsidRDefault="00987E15">
      <w:pPr>
        <w:spacing w:line="200" w:lineRule="exact"/>
        <w:rPr>
          <w:sz w:val="20"/>
          <w:szCs w:val="20"/>
        </w:rPr>
      </w:pPr>
    </w:p>
    <w:p w14:paraId="3BA32BA5" w14:textId="77777777" w:rsidR="00987E15" w:rsidRDefault="00987E15">
      <w:pPr>
        <w:spacing w:line="200" w:lineRule="exact"/>
        <w:rPr>
          <w:sz w:val="20"/>
          <w:szCs w:val="20"/>
        </w:rPr>
      </w:pPr>
    </w:p>
    <w:p w14:paraId="7DCE1B1A" w14:textId="77777777" w:rsidR="00987E15" w:rsidRDefault="00987E15">
      <w:pPr>
        <w:spacing w:line="200" w:lineRule="exact"/>
        <w:rPr>
          <w:sz w:val="20"/>
          <w:szCs w:val="20"/>
        </w:rPr>
      </w:pPr>
    </w:p>
    <w:p w14:paraId="66F29D31" w14:textId="77777777" w:rsidR="00987E15" w:rsidRDefault="00987E15">
      <w:pPr>
        <w:spacing w:line="200" w:lineRule="exact"/>
        <w:rPr>
          <w:sz w:val="20"/>
          <w:szCs w:val="20"/>
        </w:rPr>
      </w:pPr>
    </w:p>
    <w:p w14:paraId="04855E9C" w14:textId="77777777" w:rsidR="00987E15" w:rsidRDefault="00987E15">
      <w:pPr>
        <w:spacing w:line="200" w:lineRule="exact"/>
        <w:rPr>
          <w:sz w:val="20"/>
          <w:szCs w:val="20"/>
        </w:rPr>
      </w:pPr>
    </w:p>
    <w:p w14:paraId="0B8B392D" w14:textId="77777777" w:rsidR="00987E15" w:rsidRDefault="00987E15">
      <w:pPr>
        <w:spacing w:line="200" w:lineRule="exact"/>
        <w:rPr>
          <w:sz w:val="20"/>
          <w:szCs w:val="20"/>
        </w:rPr>
      </w:pPr>
    </w:p>
    <w:p w14:paraId="771D3728" w14:textId="77777777" w:rsidR="00987E15" w:rsidRDefault="00987E15">
      <w:pPr>
        <w:spacing w:line="200" w:lineRule="exact"/>
        <w:rPr>
          <w:sz w:val="20"/>
          <w:szCs w:val="20"/>
        </w:rPr>
      </w:pPr>
    </w:p>
    <w:p w14:paraId="36D9E222" w14:textId="77777777" w:rsidR="00987E15" w:rsidRDefault="00987E15">
      <w:pPr>
        <w:spacing w:line="200" w:lineRule="exact"/>
        <w:rPr>
          <w:sz w:val="20"/>
          <w:szCs w:val="20"/>
        </w:rPr>
      </w:pPr>
    </w:p>
    <w:p w14:paraId="5FC4FBB4" w14:textId="77777777" w:rsidR="00987E15" w:rsidRDefault="00987E15">
      <w:pPr>
        <w:spacing w:line="200" w:lineRule="exact"/>
        <w:rPr>
          <w:sz w:val="20"/>
          <w:szCs w:val="20"/>
        </w:rPr>
      </w:pPr>
    </w:p>
    <w:p w14:paraId="22F921ED" w14:textId="77777777" w:rsidR="00987E15" w:rsidRDefault="00987E15">
      <w:pPr>
        <w:spacing w:line="200" w:lineRule="exact"/>
        <w:rPr>
          <w:sz w:val="20"/>
          <w:szCs w:val="20"/>
        </w:rPr>
      </w:pPr>
    </w:p>
    <w:p w14:paraId="4A974C66" w14:textId="77777777" w:rsidR="00987E15" w:rsidRDefault="00987E15">
      <w:pPr>
        <w:spacing w:line="200" w:lineRule="exact"/>
        <w:rPr>
          <w:sz w:val="20"/>
          <w:szCs w:val="20"/>
        </w:rPr>
      </w:pPr>
    </w:p>
    <w:p w14:paraId="295AD3F3" w14:textId="77777777" w:rsidR="00987E15" w:rsidRDefault="00987E15">
      <w:pPr>
        <w:spacing w:line="200" w:lineRule="exact"/>
        <w:rPr>
          <w:sz w:val="20"/>
          <w:szCs w:val="20"/>
        </w:rPr>
      </w:pPr>
    </w:p>
    <w:p w14:paraId="1C81E486" w14:textId="77777777" w:rsidR="00987E15" w:rsidRDefault="00987E15">
      <w:pPr>
        <w:spacing w:line="200" w:lineRule="exact"/>
        <w:rPr>
          <w:sz w:val="20"/>
          <w:szCs w:val="20"/>
        </w:rPr>
      </w:pPr>
    </w:p>
    <w:p w14:paraId="3E28BAF4" w14:textId="77777777" w:rsidR="00987E15" w:rsidRDefault="00987E15">
      <w:pPr>
        <w:spacing w:line="200" w:lineRule="exact"/>
        <w:rPr>
          <w:sz w:val="20"/>
          <w:szCs w:val="20"/>
        </w:rPr>
      </w:pPr>
    </w:p>
    <w:p w14:paraId="3B98E70D" w14:textId="77777777" w:rsidR="00987E15" w:rsidRDefault="00987E15">
      <w:pPr>
        <w:spacing w:line="200" w:lineRule="exact"/>
        <w:rPr>
          <w:sz w:val="20"/>
          <w:szCs w:val="20"/>
        </w:rPr>
      </w:pPr>
    </w:p>
    <w:p w14:paraId="73E4B157" w14:textId="77777777" w:rsidR="00987E15" w:rsidRDefault="00987E15">
      <w:pPr>
        <w:spacing w:line="200" w:lineRule="exact"/>
        <w:rPr>
          <w:sz w:val="20"/>
          <w:szCs w:val="20"/>
        </w:rPr>
      </w:pPr>
    </w:p>
    <w:p w14:paraId="27744BB8" w14:textId="77777777" w:rsidR="00987E15" w:rsidRDefault="00987E15">
      <w:pPr>
        <w:spacing w:line="200" w:lineRule="exact"/>
        <w:rPr>
          <w:sz w:val="20"/>
          <w:szCs w:val="20"/>
        </w:rPr>
      </w:pPr>
    </w:p>
    <w:p w14:paraId="3389A816" w14:textId="77777777" w:rsidR="00987E15" w:rsidRDefault="00987E15">
      <w:pPr>
        <w:spacing w:line="390" w:lineRule="exact"/>
        <w:rPr>
          <w:sz w:val="20"/>
          <w:szCs w:val="20"/>
        </w:rPr>
      </w:pPr>
    </w:p>
    <w:p w14:paraId="43023074" w14:textId="77777777" w:rsidR="00987E15" w:rsidRDefault="0068775A">
      <w:pPr>
        <w:spacing w:line="276" w:lineRule="auto"/>
        <w:ind w:left="400" w:right="400"/>
        <w:rPr>
          <w:sz w:val="20"/>
          <w:szCs w:val="20"/>
        </w:rPr>
      </w:pPr>
      <w:r>
        <w:rPr>
          <w:rFonts w:ascii="Arial" w:eastAsia="Arial" w:hAnsi="Arial" w:cs="Arial"/>
        </w:rPr>
        <w:t>Figure 6: Case 3, without containment measures: an initial deep eﬀect of contagions in workplaces (brown)</w:t>
      </w:r>
    </w:p>
    <w:p w14:paraId="4609B186" w14:textId="77777777" w:rsidR="00987E15" w:rsidRDefault="00987E15">
      <w:pPr>
        <w:sectPr w:rsidR="00987E15">
          <w:pgSz w:w="12240" w:h="15840"/>
          <w:pgMar w:top="1147" w:right="1440" w:bottom="1440" w:left="1440" w:header="0" w:footer="0" w:gutter="0"/>
          <w:cols w:space="720" w:equalWidth="0">
            <w:col w:w="9360"/>
          </w:cols>
        </w:sectPr>
      </w:pPr>
    </w:p>
    <w:p w14:paraId="7CEC4448" w14:textId="77777777" w:rsidR="00987E15" w:rsidRDefault="00987E15">
      <w:pPr>
        <w:spacing w:line="200" w:lineRule="exact"/>
        <w:rPr>
          <w:sz w:val="20"/>
          <w:szCs w:val="20"/>
        </w:rPr>
      </w:pPr>
    </w:p>
    <w:p w14:paraId="0F047FDC" w14:textId="77777777" w:rsidR="00987E15" w:rsidRDefault="00987E15">
      <w:pPr>
        <w:spacing w:line="200" w:lineRule="exact"/>
        <w:rPr>
          <w:sz w:val="20"/>
          <w:szCs w:val="20"/>
        </w:rPr>
      </w:pPr>
    </w:p>
    <w:p w14:paraId="3AA9DE95" w14:textId="77777777" w:rsidR="00987E15" w:rsidRDefault="00987E15">
      <w:pPr>
        <w:spacing w:line="200" w:lineRule="exact"/>
        <w:rPr>
          <w:sz w:val="20"/>
          <w:szCs w:val="20"/>
        </w:rPr>
      </w:pPr>
    </w:p>
    <w:p w14:paraId="21CCD4CB" w14:textId="77777777" w:rsidR="00987E15" w:rsidRDefault="00987E15">
      <w:pPr>
        <w:spacing w:line="200" w:lineRule="exact"/>
        <w:rPr>
          <w:sz w:val="20"/>
          <w:szCs w:val="20"/>
        </w:rPr>
      </w:pPr>
    </w:p>
    <w:p w14:paraId="4A0C4158" w14:textId="77777777" w:rsidR="00987E15" w:rsidRDefault="00987E15">
      <w:pPr>
        <w:spacing w:line="206" w:lineRule="exact"/>
        <w:rPr>
          <w:sz w:val="20"/>
          <w:szCs w:val="20"/>
        </w:rPr>
      </w:pPr>
    </w:p>
    <w:p w14:paraId="53339F64" w14:textId="77777777" w:rsidR="00987E15" w:rsidRDefault="0068775A">
      <w:pPr>
        <w:jc w:val="center"/>
        <w:rPr>
          <w:sz w:val="20"/>
          <w:szCs w:val="20"/>
        </w:rPr>
      </w:pPr>
      <w:r>
        <w:rPr>
          <w:rFonts w:ascii="Arial" w:eastAsia="Arial" w:hAnsi="Arial" w:cs="Arial"/>
          <w:sz w:val="17"/>
          <w:szCs w:val="17"/>
        </w:rPr>
        <w:t>14</w:t>
      </w:r>
    </w:p>
    <w:p w14:paraId="7E7691AC" w14:textId="77777777" w:rsidR="00987E15" w:rsidRDefault="00987E15">
      <w:pPr>
        <w:sectPr w:rsidR="00987E15">
          <w:type w:val="continuous"/>
          <w:pgSz w:w="12240" w:h="15840"/>
          <w:pgMar w:top="1147" w:right="1440" w:bottom="1440" w:left="1440" w:header="0" w:footer="0" w:gutter="0"/>
          <w:cols w:space="720" w:equalWidth="0">
            <w:col w:w="9360"/>
          </w:cols>
        </w:sectPr>
      </w:pPr>
    </w:p>
    <w:p w14:paraId="25BF653A" w14:textId="77777777" w:rsidR="00987E15" w:rsidRDefault="0068775A">
      <w:pPr>
        <w:jc w:val="center"/>
        <w:rPr>
          <w:sz w:val="20"/>
          <w:szCs w:val="20"/>
        </w:rPr>
      </w:pPr>
      <w:bookmarkStart w:id="108" w:name="page15"/>
      <w:bookmarkEnd w:id="108"/>
      <w:r>
        <w:rPr>
          <w:rFonts w:ascii="Arial" w:eastAsia="Arial" w:hAnsi="Arial" w:cs="Arial"/>
        </w:rPr>
        <w:t>Work in progress &amp; draft: Comments and Corrections Welcome!</w:t>
      </w:r>
    </w:p>
    <w:p w14:paraId="3A9B31B8"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14:anchorId="35BB77A1" wp14:editId="73E93121">
                <wp:simplePos x="0" y="0"/>
                <wp:positionH relativeFrom="column">
                  <wp:posOffset>251460</wp:posOffset>
                </wp:positionH>
                <wp:positionV relativeFrom="paragraph">
                  <wp:posOffset>23495</wp:posOffset>
                </wp:positionV>
                <wp:extent cx="544004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1CC216" id="Shape 2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CuPKlX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44928" behindDoc="1" locked="0" layoutInCell="0" allowOverlap="1" wp14:anchorId="540EB06E" wp14:editId="52934619">
            <wp:simplePos x="0" y="0"/>
            <wp:positionH relativeFrom="column">
              <wp:posOffset>795655</wp:posOffset>
            </wp:positionH>
            <wp:positionV relativeFrom="paragraph">
              <wp:posOffset>337820</wp:posOffset>
            </wp:positionV>
            <wp:extent cx="4352925" cy="24257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4352925" cy="2425700"/>
                    </a:xfrm>
                    <a:prstGeom prst="rect">
                      <a:avLst/>
                    </a:prstGeom>
                    <a:noFill/>
                  </pic:spPr>
                </pic:pic>
              </a:graphicData>
            </a:graphic>
          </wp:anchor>
        </w:drawing>
      </w:r>
    </w:p>
    <w:p w14:paraId="6ECF3CE7" w14:textId="77777777" w:rsidR="00987E15" w:rsidRDefault="00987E15">
      <w:pPr>
        <w:spacing w:line="200" w:lineRule="exact"/>
        <w:rPr>
          <w:sz w:val="20"/>
          <w:szCs w:val="20"/>
        </w:rPr>
      </w:pPr>
    </w:p>
    <w:p w14:paraId="1F605AB0" w14:textId="77777777" w:rsidR="00987E15" w:rsidRDefault="00987E15">
      <w:pPr>
        <w:spacing w:line="200" w:lineRule="exact"/>
        <w:rPr>
          <w:sz w:val="20"/>
          <w:szCs w:val="20"/>
        </w:rPr>
      </w:pPr>
    </w:p>
    <w:p w14:paraId="4E83D3A6" w14:textId="77777777" w:rsidR="00987E15" w:rsidRDefault="00987E15">
      <w:pPr>
        <w:spacing w:line="200" w:lineRule="exact"/>
        <w:rPr>
          <w:sz w:val="20"/>
          <w:szCs w:val="20"/>
        </w:rPr>
      </w:pPr>
    </w:p>
    <w:p w14:paraId="325B6C9C" w14:textId="77777777" w:rsidR="00987E15" w:rsidRDefault="00987E15">
      <w:pPr>
        <w:spacing w:line="200" w:lineRule="exact"/>
        <w:rPr>
          <w:sz w:val="20"/>
          <w:szCs w:val="20"/>
        </w:rPr>
      </w:pPr>
    </w:p>
    <w:p w14:paraId="78626653" w14:textId="77777777" w:rsidR="00987E15" w:rsidRDefault="00987E15">
      <w:pPr>
        <w:spacing w:line="200" w:lineRule="exact"/>
        <w:rPr>
          <w:sz w:val="20"/>
          <w:szCs w:val="20"/>
        </w:rPr>
      </w:pPr>
    </w:p>
    <w:p w14:paraId="71FC6D32" w14:textId="77777777" w:rsidR="00987E15" w:rsidRDefault="00987E15">
      <w:pPr>
        <w:spacing w:line="200" w:lineRule="exact"/>
        <w:rPr>
          <w:sz w:val="20"/>
          <w:szCs w:val="20"/>
        </w:rPr>
      </w:pPr>
    </w:p>
    <w:p w14:paraId="7BF5F87E" w14:textId="77777777" w:rsidR="00987E15" w:rsidRDefault="00987E15">
      <w:pPr>
        <w:spacing w:line="200" w:lineRule="exact"/>
        <w:rPr>
          <w:sz w:val="20"/>
          <w:szCs w:val="20"/>
        </w:rPr>
      </w:pPr>
    </w:p>
    <w:p w14:paraId="264AF82E" w14:textId="77777777" w:rsidR="00987E15" w:rsidRDefault="00987E15">
      <w:pPr>
        <w:spacing w:line="200" w:lineRule="exact"/>
        <w:rPr>
          <w:sz w:val="20"/>
          <w:szCs w:val="20"/>
        </w:rPr>
      </w:pPr>
    </w:p>
    <w:p w14:paraId="251FC0AC" w14:textId="77777777" w:rsidR="00987E15" w:rsidRDefault="00987E15">
      <w:pPr>
        <w:spacing w:line="200" w:lineRule="exact"/>
        <w:rPr>
          <w:sz w:val="20"/>
          <w:szCs w:val="20"/>
        </w:rPr>
      </w:pPr>
    </w:p>
    <w:p w14:paraId="4E2F56A8" w14:textId="77777777" w:rsidR="00987E15" w:rsidRDefault="00987E15">
      <w:pPr>
        <w:spacing w:line="200" w:lineRule="exact"/>
        <w:rPr>
          <w:sz w:val="20"/>
          <w:szCs w:val="20"/>
        </w:rPr>
      </w:pPr>
    </w:p>
    <w:p w14:paraId="091C5283" w14:textId="77777777" w:rsidR="00987E15" w:rsidRDefault="00987E15">
      <w:pPr>
        <w:spacing w:line="200" w:lineRule="exact"/>
        <w:rPr>
          <w:sz w:val="20"/>
          <w:szCs w:val="20"/>
        </w:rPr>
      </w:pPr>
    </w:p>
    <w:p w14:paraId="1E961926" w14:textId="77777777" w:rsidR="00987E15" w:rsidRDefault="00987E15">
      <w:pPr>
        <w:spacing w:line="200" w:lineRule="exact"/>
        <w:rPr>
          <w:sz w:val="20"/>
          <w:szCs w:val="20"/>
        </w:rPr>
      </w:pPr>
    </w:p>
    <w:p w14:paraId="7F4F8B10" w14:textId="77777777" w:rsidR="00987E15" w:rsidRDefault="00987E15">
      <w:pPr>
        <w:spacing w:line="200" w:lineRule="exact"/>
        <w:rPr>
          <w:sz w:val="20"/>
          <w:szCs w:val="20"/>
        </w:rPr>
      </w:pPr>
    </w:p>
    <w:p w14:paraId="2996D0DC" w14:textId="77777777" w:rsidR="00987E15" w:rsidRDefault="00987E15">
      <w:pPr>
        <w:spacing w:line="200" w:lineRule="exact"/>
        <w:rPr>
          <w:sz w:val="20"/>
          <w:szCs w:val="20"/>
        </w:rPr>
      </w:pPr>
    </w:p>
    <w:p w14:paraId="19D75F11" w14:textId="77777777" w:rsidR="00987E15" w:rsidRDefault="00987E15">
      <w:pPr>
        <w:spacing w:line="200" w:lineRule="exact"/>
        <w:rPr>
          <w:sz w:val="20"/>
          <w:szCs w:val="20"/>
        </w:rPr>
      </w:pPr>
    </w:p>
    <w:p w14:paraId="7666CC2A" w14:textId="77777777" w:rsidR="00987E15" w:rsidRDefault="00987E15">
      <w:pPr>
        <w:spacing w:line="200" w:lineRule="exact"/>
        <w:rPr>
          <w:sz w:val="20"/>
          <w:szCs w:val="20"/>
        </w:rPr>
      </w:pPr>
    </w:p>
    <w:p w14:paraId="60B361EA" w14:textId="77777777" w:rsidR="00987E15" w:rsidRDefault="00987E15">
      <w:pPr>
        <w:spacing w:line="200" w:lineRule="exact"/>
        <w:rPr>
          <w:sz w:val="20"/>
          <w:szCs w:val="20"/>
        </w:rPr>
      </w:pPr>
    </w:p>
    <w:p w14:paraId="5CC0352F" w14:textId="77777777" w:rsidR="00987E15" w:rsidRDefault="00987E15">
      <w:pPr>
        <w:spacing w:line="200" w:lineRule="exact"/>
        <w:rPr>
          <w:sz w:val="20"/>
          <w:szCs w:val="20"/>
        </w:rPr>
      </w:pPr>
    </w:p>
    <w:p w14:paraId="54C52A7C" w14:textId="77777777" w:rsidR="00987E15" w:rsidRDefault="00987E15">
      <w:pPr>
        <w:spacing w:line="200" w:lineRule="exact"/>
        <w:rPr>
          <w:sz w:val="20"/>
          <w:szCs w:val="20"/>
        </w:rPr>
      </w:pPr>
    </w:p>
    <w:p w14:paraId="2AFBABCB" w14:textId="77777777" w:rsidR="00987E15" w:rsidRDefault="00987E15">
      <w:pPr>
        <w:spacing w:line="200" w:lineRule="exact"/>
        <w:rPr>
          <w:sz w:val="20"/>
          <w:szCs w:val="20"/>
        </w:rPr>
      </w:pPr>
    </w:p>
    <w:p w14:paraId="13FA4EEF" w14:textId="77777777" w:rsidR="00987E15" w:rsidRDefault="00987E15">
      <w:pPr>
        <w:spacing w:line="200" w:lineRule="exact"/>
        <w:rPr>
          <w:sz w:val="20"/>
          <w:szCs w:val="20"/>
        </w:rPr>
      </w:pPr>
    </w:p>
    <w:p w14:paraId="04B2E58B" w14:textId="77777777" w:rsidR="00987E15" w:rsidRDefault="00987E15">
      <w:pPr>
        <w:spacing w:line="397" w:lineRule="exact"/>
        <w:rPr>
          <w:sz w:val="20"/>
          <w:szCs w:val="20"/>
        </w:rPr>
      </w:pPr>
    </w:p>
    <w:p w14:paraId="5E1CBA3E" w14:textId="77777777" w:rsidR="00987E15" w:rsidRDefault="0068775A">
      <w:pPr>
        <w:spacing w:line="266" w:lineRule="auto"/>
        <w:ind w:left="400" w:right="400"/>
        <w:jc w:val="both"/>
        <w:rPr>
          <w:sz w:val="20"/>
          <w:szCs w:val="20"/>
        </w:rPr>
      </w:pPr>
      <w:r>
        <w:rPr>
          <w:rFonts w:ascii="Arial" w:eastAsia="Arial" w:hAnsi="Arial" w:cs="Arial"/>
        </w:rPr>
        <w:t>Figure 7: Case 3, without containment measures, first 200 infections: the initial deep eﬀect of contagions in workplaces (brown) is due in the initial steps to fragile persons, also asymptomatic</w:t>
      </w:r>
    </w:p>
    <w:p w14:paraId="0F21D7EF" w14:textId="77777777" w:rsidR="00987E15" w:rsidRDefault="00987E15">
      <w:pPr>
        <w:spacing w:line="200" w:lineRule="exact"/>
        <w:rPr>
          <w:sz w:val="20"/>
          <w:szCs w:val="20"/>
        </w:rPr>
      </w:pPr>
    </w:p>
    <w:p w14:paraId="2065A585" w14:textId="77777777" w:rsidR="00987E15" w:rsidRDefault="00987E15">
      <w:pPr>
        <w:spacing w:line="279" w:lineRule="exact"/>
        <w:rPr>
          <w:sz w:val="20"/>
          <w:szCs w:val="20"/>
        </w:rPr>
      </w:pPr>
    </w:p>
    <w:p w14:paraId="768BB3E8" w14:textId="77777777" w:rsidR="00987E15" w:rsidRDefault="0068775A">
      <w:pPr>
        <w:tabs>
          <w:tab w:val="left" w:pos="1060"/>
        </w:tabs>
        <w:ind w:left="400"/>
        <w:rPr>
          <w:sz w:val="20"/>
          <w:szCs w:val="20"/>
        </w:rPr>
      </w:pPr>
      <w:r>
        <w:rPr>
          <w:rFonts w:ascii="Arial" w:eastAsia="Arial" w:hAnsi="Arial" w:cs="Arial"/>
          <w:sz w:val="24"/>
          <w:szCs w:val="24"/>
        </w:rPr>
        <w:t>A.2</w:t>
      </w:r>
      <w:r>
        <w:rPr>
          <w:rFonts w:ascii="Arial" w:eastAsia="Arial" w:hAnsi="Arial" w:cs="Arial"/>
          <w:sz w:val="24"/>
          <w:szCs w:val="24"/>
        </w:rPr>
        <w:tab/>
        <w:t>Cases with containment measures</w:t>
      </w:r>
    </w:p>
    <w:p w14:paraId="6881CE41" w14:textId="77777777" w:rsidR="00987E15" w:rsidRDefault="00987E15">
      <w:pPr>
        <w:spacing w:line="154" w:lineRule="exact"/>
        <w:rPr>
          <w:sz w:val="20"/>
          <w:szCs w:val="20"/>
        </w:rPr>
      </w:pPr>
    </w:p>
    <w:p w14:paraId="56D280EF" w14:textId="77777777" w:rsidR="00987E15" w:rsidRDefault="0068775A">
      <w:pPr>
        <w:tabs>
          <w:tab w:val="left" w:pos="1200"/>
        </w:tabs>
        <w:ind w:left="400"/>
        <w:rPr>
          <w:sz w:val="20"/>
          <w:szCs w:val="20"/>
        </w:rPr>
      </w:pPr>
      <w:r>
        <w:rPr>
          <w:rFonts w:ascii="Arial" w:eastAsia="Arial" w:hAnsi="Arial" w:cs="Arial"/>
        </w:rPr>
        <w:t>A.2.1</w:t>
      </w:r>
      <w:r>
        <w:rPr>
          <w:rFonts w:ascii="Arial" w:eastAsia="Arial" w:hAnsi="Arial" w:cs="Arial"/>
        </w:rPr>
        <w:tab/>
        <w:t>Case 4</w:t>
      </w:r>
    </w:p>
    <w:p w14:paraId="64A92B30" w14:textId="77777777" w:rsidR="00987E15" w:rsidRDefault="00987E15">
      <w:pPr>
        <w:spacing w:line="156" w:lineRule="exact"/>
        <w:rPr>
          <w:sz w:val="20"/>
          <w:szCs w:val="20"/>
        </w:rPr>
      </w:pPr>
    </w:p>
    <w:p w14:paraId="48EAAC86" w14:textId="77777777" w:rsidR="00987E15" w:rsidRDefault="0068775A">
      <w:pPr>
        <w:ind w:left="400"/>
        <w:rPr>
          <w:sz w:val="20"/>
          <w:szCs w:val="20"/>
        </w:rPr>
      </w:pPr>
      <w:r>
        <w:rPr>
          <w:rFonts w:ascii="Arial" w:eastAsia="Arial" w:hAnsi="Arial" w:cs="Arial"/>
        </w:rPr>
        <w:t>school always close also in September</w:t>
      </w:r>
    </w:p>
    <w:p w14:paraId="6DE97395" w14:textId="77777777" w:rsidR="00987E15" w:rsidRDefault="00987E15">
      <w:pPr>
        <w:spacing w:line="18" w:lineRule="exact"/>
        <w:rPr>
          <w:sz w:val="20"/>
          <w:szCs w:val="20"/>
        </w:rPr>
      </w:pPr>
    </w:p>
    <w:p w14:paraId="30041257" w14:textId="77777777" w:rsidR="00987E15" w:rsidRDefault="0068775A">
      <w:pPr>
        <w:spacing w:line="276" w:lineRule="auto"/>
        <w:ind w:left="400" w:right="400" w:firstLine="339"/>
        <w:jc w:val="both"/>
        <w:rPr>
          <w:sz w:val="20"/>
          <w:szCs w:val="20"/>
        </w:rPr>
      </w:pPr>
      <w:r>
        <w:rPr>
          <w:rFonts w:ascii="Arial" w:eastAsia="Arial" w:hAnsi="Arial" w:cs="Arial"/>
        </w:rPr>
        <w:t>The documenti «Economic Aspects of the COVID-19 Crisis in the UK»</w:t>
      </w:r>
      <w:r>
        <w:rPr>
          <w:rFonts w:ascii="Arial" w:eastAsia="Arial" w:hAnsi="Arial" w:cs="Arial"/>
          <w:sz w:val="15"/>
          <w:szCs w:val="15"/>
        </w:rPr>
        <w:t>5</w:t>
      </w:r>
      <w:r>
        <w:rPr>
          <w:rFonts w:ascii="Arial" w:eastAsia="Arial" w:hAnsi="Arial" w:cs="Arial"/>
        </w:rPr>
        <w:t xml:space="preserve"> of the DELVE initiative</w:t>
      </w:r>
      <w:r>
        <w:rPr>
          <w:rFonts w:ascii="Arial" w:eastAsia="Arial" w:hAnsi="Arial" w:cs="Arial"/>
          <w:sz w:val="15"/>
          <w:szCs w:val="15"/>
        </w:rPr>
        <w:t>6</w:t>
      </w:r>
      <w:r>
        <w:rPr>
          <w:rFonts w:ascii="Arial" w:eastAsia="Arial" w:hAnsi="Arial" w:cs="Arial"/>
        </w:rPr>
        <w:t xml:space="preserve"> dedicates special attention to work conditions in virus spreading.</w:t>
      </w:r>
    </w:p>
    <w:p w14:paraId="27406D26" w14:textId="77777777" w:rsidR="00987E15" w:rsidRDefault="00987E15">
      <w:pPr>
        <w:spacing w:line="181" w:lineRule="exact"/>
        <w:rPr>
          <w:sz w:val="20"/>
          <w:szCs w:val="20"/>
        </w:rPr>
      </w:pPr>
    </w:p>
    <w:p w14:paraId="6DA8009A" w14:textId="77777777" w:rsidR="00987E15" w:rsidRDefault="0068775A">
      <w:pPr>
        <w:spacing w:line="279" w:lineRule="auto"/>
        <w:ind w:left="940" w:right="940"/>
        <w:jc w:val="both"/>
        <w:rPr>
          <w:sz w:val="20"/>
          <w:szCs w:val="20"/>
        </w:rPr>
      </w:pPr>
      <w:r>
        <w:rPr>
          <w:rFonts w:ascii="Arial" w:eastAsia="Arial" w:hAnsi="Arial" w:cs="Arial"/>
          <w:sz w:val="21"/>
          <w:szCs w:val="21"/>
        </w:rPr>
        <w:t>Sick pay: Current sick pay arrangements create a financial disincentive to self-isolate, with half of workers continuing to work through mild coronavirus symp-toms, which in turn makes it more diﬃcult to control transmission. Reviewing statutory sick pay could help incentivise those with symptoms to self-isolate.</w:t>
      </w:r>
    </w:p>
    <w:p w14:paraId="612BFDD1" w14:textId="77777777" w:rsidR="00987E15" w:rsidRDefault="00987E15">
      <w:pPr>
        <w:spacing w:line="182" w:lineRule="exact"/>
        <w:rPr>
          <w:sz w:val="20"/>
          <w:szCs w:val="20"/>
        </w:rPr>
      </w:pPr>
    </w:p>
    <w:p w14:paraId="6FB52E17" w14:textId="77777777" w:rsidR="00987E15" w:rsidRDefault="0068775A">
      <w:pPr>
        <w:ind w:left="740"/>
        <w:rPr>
          <w:sz w:val="20"/>
          <w:szCs w:val="20"/>
        </w:rPr>
      </w:pPr>
      <w:r>
        <w:rPr>
          <w:rFonts w:ascii="Arial" w:eastAsia="Arial" w:hAnsi="Arial" w:cs="Arial"/>
        </w:rPr>
        <w:t>In Italy . . .</w:t>
      </w:r>
    </w:p>
    <w:p w14:paraId="14B6092A" w14:textId="77777777" w:rsidR="00987E15" w:rsidRDefault="00987E15">
      <w:pPr>
        <w:spacing w:line="239" w:lineRule="exact"/>
        <w:rPr>
          <w:sz w:val="20"/>
          <w:szCs w:val="20"/>
        </w:rPr>
      </w:pPr>
    </w:p>
    <w:p w14:paraId="268A5DCF" w14:textId="77777777" w:rsidR="00987E15" w:rsidRDefault="0068775A">
      <w:pPr>
        <w:spacing w:line="266" w:lineRule="auto"/>
        <w:ind w:left="940" w:right="940"/>
        <w:jc w:val="both"/>
        <w:rPr>
          <w:sz w:val="20"/>
          <w:szCs w:val="20"/>
        </w:rPr>
      </w:pPr>
      <w:r>
        <w:rPr>
          <w:rFonts w:ascii="Arial" w:eastAsia="Arial" w:hAnsi="Arial" w:cs="Arial"/>
        </w:rPr>
        <w:t>Low-earning workers are also in jobs that tend to be harder to perform remotely, increasing their risk of unemployment or infection in the workplace, if mitigating steps are not taken.</w:t>
      </w:r>
    </w:p>
    <w:p w14:paraId="253DA7F7"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14:anchorId="76F51AA0" wp14:editId="340B5B65">
                <wp:simplePos x="0" y="0"/>
                <wp:positionH relativeFrom="column">
                  <wp:posOffset>251460</wp:posOffset>
                </wp:positionH>
                <wp:positionV relativeFrom="paragraph">
                  <wp:posOffset>54610</wp:posOffset>
                </wp:positionV>
                <wp:extent cx="217614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F0A7D2" id="Shape 2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8pt,4.3pt" to="191.1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" o:allowincell="f" filled="t" strokeweight=".14039mm">
                <v:stroke joinstyle="miter"/>
                <o:lock v:ext="edit" shapetype="f"/>
              </v:line>
            </w:pict>
          </mc:Fallback>
        </mc:AlternateContent>
      </w:r>
    </w:p>
    <w:p w14:paraId="4961796F" w14:textId="77777777" w:rsidR="00987E15" w:rsidRDefault="00987E15">
      <w:pPr>
        <w:spacing w:line="126" w:lineRule="exact"/>
        <w:rPr>
          <w:sz w:val="20"/>
          <w:szCs w:val="20"/>
        </w:rPr>
      </w:pPr>
    </w:p>
    <w:p w14:paraId="3B7C74D6" w14:textId="77777777" w:rsidR="00987E15" w:rsidRDefault="0068775A">
      <w:pPr>
        <w:numPr>
          <w:ilvl w:val="0"/>
          <w:numId w:val="20"/>
        </w:numPr>
        <w:tabs>
          <w:tab w:val="left" w:pos="732"/>
        </w:tabs>
        <w:ind w:left="400" w:right="400" w:firstLine="245"/>
        <w:rPr>
          <w:rFonts w:ascii="Arial" w:eastAsia="Arial" w:hAnsi="Arial" w:cs="Arial"/>
          <w:sz w:val="17"/>
          <w:szCs w:val="17"/>
        </w:rPr>
      </w:pPr>
      <w:hyperlink r:id="rId23">
        <w:r>
          <w:rPr>
            <w:rFonts w:ascii="Arial" w:eastAsia="Arial" w:hAnsi="Arial" w:cs="Arial"/>
            <w:sz w:val="17"/>
            <w:szCs w:val="17"/>
          </w:rPr>
          <w:t>https://rs-delve.github.io/reports/2020/08/14/economic-aspects-of-the-covid19-crisis-i</w:t>
        </w:r>
      </w:hyperlink>
      <w:r>
        <w:rPr>
          <w:rFonts w:ascii="Arial" w:eastAsia="Arial" w:hAnsi="Arial" w:cs="Arial"/>
          <w:sz w:val="17"/>
          <w:szCs w:val="17"/>
        </w:rPr>
        <w:t xml:space="preserve"> </w:t>
      </w:r>
      <w:hyperlink r:id="rId24">
        <w:r>
          <w:rPr>
            <w:rFonts w:ascii="Arial" w:eastAsia="Arial" w:hAnsi="Arial" w:cs="Arial"/>
            <w:sz w:val="17"/>
            <w:szCs w:val="17"/>
          </w:rPr>
          <w:t>n-the-uk.html</w:t>
        </w:r>
      </w:hyperlink>
      <w:r>
        <w:rPr>
          <w:rFonts w:ascii="Arial" w:eastAsia="Arial" w:hAnsi="Arial" w:cs="Arial"/>
          <w:sz w:val="17"/>
          <w:szCs w:val="17"/>
        </w:rPr>
        <w:t>.</w:t>
      </w:r>
    </w:p>
    <w:p w14:paraId="309B0398" w14:textId="77777777" w:rsidR="00987E15" w:rsidRDefault="00987E15">
      <w:pPr>
        <w:spacing w:line="168" w:lineRule="exact"/>
        <w:rPr>
          <w:rFonts w:ascii="Arial" w:eastAsia="Arial" w:hAnsi="Arial" w:cs="Arial"/>
          <w:sz w:val="17"/>
          <w:szCs w:val="17"/>
        </w:rPr>
      </w:pPr>
    </w:p>
    <w:p w14:paraId="45E5AD7E" w14:textId="77777777" w:rsidR="00987E15" w:rsidRDefault="0068775A">
      <w:pPr>
        <w:spacing w:line="232" w:lineRule="auto"/>
        <w:ind w:left="400" w:right="400" w:firstLine="249"/>
        <w:jc w:val="both"/>
        <w:rPr>
          <w:rFonts w:ascii="Arial" w:eastAsia="Arial" w:hAnsi="Arial" w:cs="Arial"/>
          <w:sz w:val="18"/>
          <w:szCs w:val="18"/>
        </w:rPr>
      </w:pPr>
      <w:r>
        <w:rPr>
          <w:rFonts w:ascii="Arial" w:eastAsia="Arial" w:hAnsi="Arial" w:cs="Arial"/>
          <w:sz w:val="23"/>
          <w:szCs w:val="23"/>
          <w:vertAlign w:val="superscript"/>
        </w:rPr>
        <w:t>6</w:t>
      </w:r>
      <w:r>
        <w:rPr>
          <w:rFonts w:ascii="Arial" w:eastAsia="Arial" w:hAnsi="Arial" w:cs="Arial"/>
          <w:sz w:val="18"/>
          <w:szCs w:val="18"/>
        </w:rPr>
        <w:t xml:space="preserve">DELVE—Data Evaluation and Learning for Viral Epidemics—is a multi-disciplinary group, convened by the Royal Society, to support a data-driven approach to learning from the diﬀerent approaches countries are taking to managing the covid-19 pandemic. </w:t>
      </w:r>
      <w:hyperlink r:id="rId25">
        <w:r>
          <w:rPr>
            <w:rFonts w:ascii="Arial" w:eastAsia="Arial" w:hAnsi="Arial" w:cs="Arial"/>
            <w:sz w:val="18"/>
            <w:szCs w:val="18"/>
          </w:rPr>
          <w:t>https://rs-delve.github.io</w:t>
        </w:r>
      </w:hyperlink>
      <w:r>
        <w:rPr>
          <w:rFonts w:ascii="Arial" w:eastAsia="Arial" w:hAnsi="Arial" w:cs="Arial"/>
          <w:sz w:val="18"/>
          <w:szCs w:val="18"/>
        </w:rPr>
        <w:t>.</w:t>
      </w:r>
    </w:p>
    <w:p w14:paraId="173D9B5C" w14:textId="77777777" w:rsidR="00987E15" w:rsidRDefault="00987E15">
      <w:pPr>
        <w:sectPr w:rsidR="00987E15">
          <w:pgSz w:w="12240" w:h="15840"/>
          <w:pgMar w:top="1147" w:right="1440" w:bottom="1440" w:left="1440" w:header="0" w:footer="0" w:gutter="0"/>
          <w:cols w:space="720" w:equalWidth="0">
            <w:col w:w="9360"/>
          </w:cols>
        </w:sectPr>
      </w:pPr>
    </w:p>
    <w:p w14:paraId="317DD112" w14:textId="77777777" w:rsidR="00987E15" w:rsidRDefault="00987E15">
      <w:pPr>
        <w:spacing w:line="330" w:lineRule="exact"/>
        <w:rPr>
          <w:rFonts w:ascii="Arial" w:eastAsia="Arial" w:hAnsi="Arial" w:cs="Arial"/>
          <w:sz w:val="17"/>
          <w:szCs w:val="17"/>
        </w:rPr>
      </w:pPr>
    </w:p>
    <w:p w14:paraId="42CA5F4E" w14:textId="77777777" w:rsidR="00987E15" w:rsidRDefault="0068775A">
      <w:pPr>
        <w:jc w:val="center"/>
        <w:rPr>
          <w:sz w:val="20"/>
          <w:szCs w:val="20"/>
        </w:rPr>
      </w:pPr>
      <w:r>
        <w:rPr>
          <w:rFonts w:ascii="Arial" w:eastAsia="Arial" w:hAnsi="Arial" w:cs="Arial"/>
          <w:sz w:val="17"/>
          <w:szCs w:val="17"/>
        </w:rPr>
        <w:t>15</w:t>
      </w:r>
    </w:p>
    <w:p w14:paraId="68B6FCEA" w14:textId="77777777" w:rsidR="00987E15" w:rsidRDefault="00987E15">
      <w:pPr>
        <w:sectPr w:rsidR="00987E15">
          <w:type w:val="continuous"/>
          <w:pgSz w:w="12240" w:h="15840"/>
          <w:pgMar w:top="1147" w:right="1440" w:bottom="1440" w:left="1440" w:header="0" w:footer="0" w:gutter="0"/>
          <w:cols w:space="720" w:equalWidth="0">
            <w:col w:w="9360"/>
          </w:cols>
        </w:sectPr>
      </w:pPr>
    </w:p>
    <w:p w14:paraId="4F118515" w14:textId="77777777" w:rsidR="00987E15" w:rsidRDefault="0068775A">
      <w:pPr>
        <w:jc w:val="center"/>
        <w:rPr>
          <w:sz w:val="20"/>
          <w:szCs w:val="20"/>
        </w:rPr>
      </w:pPr>
      <w:bookmarkStart w:id="109" w:name="page16"/>
      <w:bookmarkEnd w:id="109"/>
      <w:r>
        <w:rPr>
          <w:rFonts w:ascii="Arial" w:eastAsia="Arial" w:hAnsi="Arial" w:cs="Arial"/>
        </w:rPr>
        <w:t>Work in progress &amp; draft: Comments and Corrections Welcome!</w:t>
      </w:r>
    </w:p>
    <w:p w14:paraId="6E2B5BEE"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32BE017E" wp14:editId="3E4C0368">
                <wp:simplePos x="0" y="0"/>
                <wp:positionH relativeFrom="column">
                  <wp:posOffset>251460</wp:posOffset>
                </wp:positionH>
                <wp:positionV relativeFrom="paragraph">
                  <wp:posOffset>23495</wp:posOffset>
                </wp:positionV>
                <wp:extent cx="544004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5126B4" id="Shape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DlcQhn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1072A97B" w14:textId="77777777" w:rsidR="00987E15" w:rsidRDefault="00987E15">
      <w:pPr>
        <w:spacing w:line="200" w:lineRule="exact"/>
        <w:rPr>
          <w:sz w:val="20"/>
          <w:szCs w:val="20"/>
        </w:rPr>
      </w:pPr>
    </w:p>
    <w:p w14:paraId="19DC9C71" w14:textId="77777777" w:rsidR="00987E15" w:rsidRDefault="00987E15">
      <w:pPr>
        <w:spacing w:line="326" w:lineRule="exact"/>
        <w:rPr>
          <w:sz w:val="20"/>
          <w:szCs w:val="20"/>
        </w:rPr>
      </w:pPr>
    </w:p>
    <w:p w14:paraId="3F6A5CD7" w14:textId="77777777" w:rsidR="00987E15" w:rsidRDefault="0068775A">
      <w:pPr>
        <w:ind w:left="740"/>
        <w:rPr>
          <w:sz w:val="20"/>
          <w:szCs w:val="20"/>
        </w:rPr>
      </w:pPr>
      <w:r>
        <w:rPr>
          <w:rFonts w:ascii="Arial" w:eastAsia="Arial" w:hAnsi="Arial" w:cs="Arial"/>
        </w:rPr>
        <w:t>MAX attention to work</w:t>
      </w:r>
    </w:p>
    <w:p w14:paraId="6E786A03" w14:textId="77777777" w:rsidR="00987E15" w:rsidRDefault="0068775A">
      <w:pPr>
        <w:spacing w:line="20" w:lineRule="exact"/>
        <w:rPr>
          <w:sz w:val="20"/>
          <w:szCs w:val="20"/>
        </w:rPr>
      </w:pPr>
      <w:r>
        <w:rPr>
          <w:noProof/>
          <w:sz w:val="20"/>
          <w:szCs w:val="20"/>
        </w:rPr>
        <w:drawing>
          <wp:anchor distT="0" distB="0" distL="114300" distR="114300" simplePos="0" relativeHeight="251648000" behindDoc="1" locked="0" layoutInCell="0" allowOverlap="1" wp14:anchorId="052B954F" wp14:editId="740BBA15">
            <wp:simplePos x="0" y="0"/>
            <wp:positionH relativeFrom="column">
              <wp:posOffset>795655</wp:posOffset>
            </wp:positionH>
            <wp:positionV relativeFrom="paragraph">
              <wp:posOffset>134620</wp:posOffset>
            </wp:positionV>
            <wp:extent cx="4352925" cy="24257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4352925" cy="2425700"/>
                    </a:xfrm>
                    <a:prstGeom prst="rect">
                      <a:avLst/>
                    </a:prstGeom>
                    <a:noFill/>
                  </pic:spPr>
                </pic:pic>
              </a:graphicData>
            </a:graphic>
          </wp:anchor>
        </w:drawing>
      </w:r>
    </w:p>
    <w:p w14:paraId="1C87E0FD" w14:textId="77777777" w:rsidR="00987E15" w:rsidRDefault="00987E15">
      <w:pPr>
        <w:spacing w:line="200" w:lineRule="exact"/>
        <w:rPr>
          <w:sz w:val="20"/>
          <w:szCs w:val="20"/>
        </w:rPr>
      </w:pPr>
    </w:p>
    <w:p w14:paraId="23CF12F8" w14:textId="77777777" w:rsidR="00987E15" w:rsidRDefault="00987E15">
      <w:pPr>
        <w:spacing w:line="200" w:lineRule="exact"/>
        <w:rPr>
          <w:sz w:val="20"/>
          <w:szCs w:val="20"/>
        </w:rPr>
      </w:pPr>
    </w:p>
    <w:p w14:paraId="5A176B64" w14:textId="77777777" w:rsidR="00987E15" w:rsidRDefault="00987E15">
      <w:pPr>
        <w:spacing w:line="200" w:lineRule="exact"/>
        <w:rPr>
          <w:sz w:val="20"/>
          <w:szCs w:val="20"/>
        </w:rPr>
      </w:pPr>
    </w:p>
    <w:p w14:paraId="4F7FB71D" w14:textId="77777777" w:rsidR="00987E15" w:rsidRDefault="00987E15">
      <w:pPr>
        <w:spacing w:line="200" w:lineRule="exact"/>
        <w:rPr>
          <w:sz w:val="20"/>
          <w:szCs w:val="20"/>
        </w:rPr>
      </w:pPr>
    </w:p>
    <w:p w14:paraId="71A0C0EE" w14:textId="77777777" w:rsidR="00987E15" w:rsidRDefault="00987E15">
      <w:pPr>
        <w:spacing w:line="200" w:lineRule="exact"/>
        <w:rPr>
          <w:sz w:val="20"/>
          <w:szCs w:val="20"/>
        </w:rPr>
      </w:pPr>
    </w:p>
    <w:p w14:paraId="3F164BCB" w14:textId="77777777" w:rsidR="00987E15" w:rsidRDefault="00987E15">
      <w:pPr>
        <w:spacing w:line="200" w:lineRule="exact"/>
        <w:rPr>
          <w:sz w:val="20"/>
          <w:szCs w:val="20"/>
        </w:rPr>
      </w:pPr>
    </w:p>
    <w:p w14:paraId="556682C9" w14:textId="77777777" w:rsidR="00987E15" w:rsidRDefault="00987E15">
      <w:pPr>
        <w:spacing w:line="200" w:lineRule="exact"/>
        <w:rPr>
          <w:sz w:val="20"/>
          <w:szCs w:val="20"/>
        </w:rPr>
      </w:pPr>
    </w:p>
    <w:p w14:paraId="58B44344" w14:textId="77777777" w:rsidR="00987E15" w:rsidRDefault="00987E15">
      <w:pPr>
        <w:spacing w:line="200" w:lineRule="exact"/>
        <w:rPr>
          <w:sz w:val="20"/>
          <w:szCs w:val="20"/>
        </w:rPr>
      </w:pPr>
    </w:p>
    <w:p w14:paraId="16857746" w14:textId="77777777" w:rsidR="00987E15" w:rsidRDefault="00987E15">
      <w:pPr>
        <w:spacing w:line="200" w:lineRule="exact"/>
        <w:rPr>
          <w:sz w:val="20"/>
          <w:szCs w:val="20"/>
        </w:rPr>
      </w:pPr>
    </w:p>
    <w:p w14:paraId="193D7DAB" w14:textId="77777777" w:rsidR="00987E15" w:rsidRDefault="00987E15">
      <w:pPr>
        <w:spacing w:line="200" w:lineRule="exact"/>
        <w:rPr>
          <w:sz w:val="20"/>
          <w:szCs w:val="20"/>
        </w:rPr>
      </w:pPr>
    </w:p>
    <w:p w14:paraId="670AB64D" w14:textId="77777777" w:rsidR="00987E15" w:rsidRDefault="00987E15">
      <w:pPr>
        <w:spacing w:line="200" w:lineRule="exact"/>
        <w:rPr>
          <w:sz w:val="20"/>
          <w:szCs w:val="20"/>
        </w:rPr>
      </w:pPr>
    </w:p>
    <w:p w14:paraId="2100961F" w14:textId="77777777" w:rsidR="00987E15" w:rsidRDefault="00987E15">
      <w:pPr>
        <w:spacing w:line="200" w:lineRule="exact"/>
        <w:rPr>
          <w:sz w:val="20"/>
          <w:szCs w:val="20"/>
        </w:rPr>
      </w:pPr>
    </w:p>
    <w:p w14:paraId="2E8BD730" w14:textId="77777777" w:rsidR="00987E15" w:rsidRDefault="00987E15">
      <w:pPr>
        <w:spacing w:line="200" w:lineRule="exact"/>
        <w:rPr>
          <w:sz w:val="20"/>
          <w:szCs w:val="20"/>
        </w:rPr>
      </w:pPr>
    </w:p>
    <w:p w14:paraId="45CB218E" w14:textId="77777777" w:rsidR="00987E15" w:rsidRDefault="00987E15">
      <w:pPr>
        <w:spacing w:line="200" w:lineRule="exact"/>
        <w:rPr>
          <w:sz w:val="20"/>
          <w:szCs w:val="20"/>
        </w:rPr>
      </w:pPr>
    </w:p>
    <w:p w14:paraId="1CD32B9D" w14:textId="77777777" w:rsidR="00987E15" w:rsidRDefault="00987E15">
      <w:pPr>
        <w:spacing w:line="200" w:lineRule="exact"/>
        <w:rPr>
          <w:sz w:val="20"/>
          <w:szCs w:val="20"/>
        </w:rPr>
      </w:pPr>
    </w:p>
    <w:p w14:paraId="6C3CF681" w14:textId="77777777" w:rsidR="00987E15" w:rsidRDefault="00987E15">
      <w:pPr>
        <w:spacing w:line="200" w:lineRule="exact"/>
        <w:rPr>
          <w:sz w:val="20"/>
          <w:szCs w:val="20"/>
        </w:rPr>
      </w:pPr>
    </w:p>
    <w:p w14:paraId="79C9B636" w14:textId="77777777" w:rsidR="00987E15" w:rsidRDefault="00987E15">
      <w:pPr>
        <w:spacing w:line="200" w:lineRule="exact"/>
        <w:rPr>
          <w:sz w:val="20"/>
          <w:szCs w:val="20"/>
        </w:rPr>
      </w:pPr>
    </w:p>
    <w:p w14:paraId="4A601F7E" w14:textId="77777777" w:rsidR="00987E15" w:rsidRDefault="00987E15">
      <w:pPr>
        <w:spacing w:line="200" w:lineRule="exact"/>
        <w:rPr>
          <w:sz w:val="20"/>
          <w:szCs w:val="20"/>
        </w:rPr>
      </w:pPr>
    </w:p>
    <w:p w14:paraId="64A4F193" w14:textId="77777777" w:rsidR="00987E15" w:rsidRDefault="00987E15">
      <w:pPr>
        <w:spacing w:line="200" w:lineRule="exact"/>
        <w:rPr>
          <w:sz w:val="20"/>
          <w:szCs w:val="20"/>
        </w:rPr>
      </w:pPr>
    </w:p>
    <w:p w14:paraId="26D47536" w14:textId="77777777" w:rsidR="00987E15" w:rsidRDefault="00987E15">
      <w:pPr>
        <w:spacing w:line="200" w:lineRule="exact"/>
        <w:rPr>
          <w:sz w:val="20"/>
          <w:szCs w:val="20"/>
        </w:rPr>
      </w:pPr>
    </w:p>
    <w:p w14:paraId="3FA1662B" w14:textId="77777777" w:rsidR="00987E15" w:rsidRDefault="00987E15">
      <w:pPr>
        <w:spacing w:line="277" w:lineRule="exact"/>
        <w:rPr>
          <w:sz w:val="20"/>
          <w:szCs w:val="20"/>
        </w:rPr>
      </w:pPr>
    </w:p>
    <w:p w14:paraId="2DD95963" w14:textId="77777777" w:rsidR="00987E15" w:rsidRDefault="0068775A">
      <w:pPr>
        <w:spacing w:line="276" w:lineRule="auto"/>
        <w:ind w:left="400" w:right="400"/>
        <w:rPr>
          <w:sz w:val="20"/>
          <w:szCs w:val="20"/>
        </w:rPr>
      </w:pPr>
      <w:r>
        <w:rPr>
          <w:rFonts w:ascii="Arial" w:eastAsia="Arial" w:hAnsi="Arial" w:cs="Arial"/>
        </w:rPr>
        <w:t>Figure 8: Case 4, with containment measures: another case of strong contribution of work-places (brown) to epidemic diﬀusion</w:t>
      </w:r>
    </w:p>
    <w:p w14:paraId="0646F5AC" w14:textId="77777777" w:rsidR="00987E15" w:rsidRDefault="0068775A">
      <w:pPr>
        <w:spacing w:line="20" w:lineRule="exact"/>
        <w:rPr>
          <w:sz w:val="20"/>
          <w:szCs w:val="20"/>
        </w:rPr>
      </w:pPr>
      <w:r>
        <w:rPr>
          <w:noProof/>
          <w:sz w:val="20"/>
          <w:szCs w:val="20"/>
        </w:rPr>
        <w:drawing>
          <wp:anchor distT="0" distB="0" distL="114300" distR="114300" simplePos="0" relativeHeight="251649024" behindDoc="1" locked="0" layoutInCell="0" allowOverlap="1" wp14:anchorId="00EEB54A" wp14:editId="60AD7C85">
            <wp:simplePos x="0" y="0"/>
            <wp:positionH relativeFrom="column">
              <wp:posOffset>795655</wp:posOffset>
            </wp:positionH>
            <wp:positionV relativeFrom="paragraph">
              <wp:posOffset>435610</wp:posOffset>
            </wp:positionV>
            <wp:extent cx="4352925" cy="24257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4352925" cy="2425700"/>
                    </a:xfrm>
                    <a:prstGeom prst="rect">
                      <a:avLst/>
                    </a:prstGeom>
                    <a:noFill/>
                  </pic:spPr>
                </pic:pic>
              </a:graphicData>
            </a:graphic>
          </wp:anchor>
        </w:drawing>
      </w:r>
    </w:p>
    <w:p w14:paraId="6B4B7EA1" w14:textId="77777777" w:rsidR="00987E15" w:rsidRDefault="00987E15">
      <w:pPr>
        <w:spacing w:line="200" w:lineRule="exact"/>
        <w:rPr>
          <w:sz w:val="20"/>
          <w:szCs w:val="20"/>
        </w:rPr>
      </w:pPr>
    </w:p>
    <w:p w14:paraId="4A45DAB4" w14:textId="77777777" w:rsidR="00987E15" w:rsidRDefault="00987E15">
      <w:pPr>
        <w:spacing w:line="200" w:lineRule="exact"/>
        <w:rPr>
          <w:sz w:val="20"/>
          <w:szCs w:val="20"/>
        </w:rPr>
      </w:pPr>
    </w:p>
    <w:p w14:paraId="74E3FABD" w14:textId="77777777" w:rsidR="00987E15" w:rsidRDefault="00987E15">
      <w:pPr>
        <w:spacing w:line="200" w:lineRule="exact"/>
        <w:rPr>
          <w:sz w:val="20"/>
          <w:szCs w:val="20"/>
        </w:rPr>
      </w:pPr>
    </w:p>
    <w:p w14:paraId="69170C35" w14:textId="77777777" w:rsidR="00987E15" w:rsidRDefault="00987E15">
      <w:pPr>
        <w:spacing w:line="200" w:lineRule="exact"/>
        <w:rPr>
          <w:sz w:val="20"/>
          <w:szCs w:val="20"/>
        </w:rPr>
      </w:pPr>
    </w:p>
    <w:p w14:paraId="343C4EA8" w14:textId="77777777" w:rsidR="00987E15" w:rsidRDefault="00987E15">
      <w:pPr>
        <w:spacing w:line="200" w:lineRule="exact"/>
        <w:rPr>
          <w:sz w:val="20"/>
          <w:szCs w:val="20"/>
        </w:rPr>
      </w:pPr>
    </w:p>
    <w:p w14:paraId="08A2511C" w14:textId="77777777" w:rsidR="00987E15" w:rsidRDefault="00987E15">
      <w:pPr>
        <w:spacing w:line="200" w:lineRule="exact"/>
        <w:rPr>
          <w:sz w:val="20"/>
          <w:szCs w:val="20"/>
        </w:rPr>
      </w:pPr>
    </w:p>
    <w:p w14:paraId="560E5CFD" w14:textId="77777777" w:rsidR="00987E15" w:rsidRDefault="00987E15">
      <w:pPr>
        <w:spacing w:line="200" w:lineRule="exact"/>
        <w:rPr>
          <w:sz w:val="20"/>
          <w:szCs w:val="20"/>
        </w:rPr>
      </w:pPr>
    </w:p>
    <w:p w14:paraId="00122A22" w14:textId="77777777" w:rsidR="00987E15" w:rsidRDefault="00987E15">
      <w:pPr>
        <w:spacing w:line="200" w:lineRule="exact"/>
        <w:rPr>
          <w:sz w:val="20"/>
          <w:szCs w:val="20"/>
        </w:rPr>
      </w:pPr>
    </w:p>
    <w:p w14:paraId="53E7141F" w14:textId="77777777" w:rsidR="00987E15" w:rsidRDefault="00987E15">
      <w:pPr>
        <w:spacing w:line="200" w:lineRule="exact"/>
        <w:rPr>
          <w:sz w:val="20"/>
          <w:szCs w:val="20"/>
        </w:rPr>
      </w:pPr>
    </w:p>
    <w:p w14:paraId="62FBC4D3" w14:textId="77777777" w:rsidR="00987E15" w:rsidRDefault="00987E15">
      <w:pPr>
        <w:spacing w:line="200" w:lineRule="exact"/>
        <w:rPr>
          <w:sz w:val="20"/>
          <w:szCs w:val="20"/>
        </w:rPr>
      </w:pPr>
    </w:p>
    <w:p w14:paraId="6FBAB8C7" w14:textId="77777777" w:rsidR="00987E15" w:rsidRDefault="00987E15">
      <w:pPr>
        <w:spacing w:line="200" w:lineRule="exact"/>
        <w:rPr>
          <w:sz w:val="20"/>
          <w:szCs w:val="20"/>
        </w:rPr>
      </w:pPr>
    </w:p>
    <w:p w14:paraId="694F9A3C" w14:textId="77777777" w:rsidR="00987E15" w:rsidRDefault="00987E15">
      <w:pPr>
        <w:spacing w:line="200" w:lineRule="exact"/>
        <w:rPr>
          <w:sz w:val="20"/>
          <w:szCs w:val="20"/>
        </w:rPr>
      </w:pPr>
    </w:p>
    <w:p w14:paraId="2DDCD806" w14:textId="77777777" w:rsidR="00987E15" w:rsidRDefault="00987E15">
      <w:pPr>
        <w:spacing w:line="200" w:lineRule="exact"/>
        <w:rPr>
          <w:sz w:val="20"/>
          <w:szCs w:val="20"/>
        </w:rPr>
      </w:pPr>
    </w:p>
    <w:p w14:paraId="0C582B0F" w14:textId="77777777" w:rsidR="00987E15" w:rsidRDefault="00987E15">
      <w:pPr>
        <w:spacing w:line="200" w:lineRule="exact"/>
        <w:rPr>
          <w:sz w:val="20"/>
          <w:szCs w:val="20"/>
        </w:rPr>
      </w:pPr>
    </w:p>
    <w:p w14:paraId="2D789FDD" w14:textId="77777777" w:rsidR="00987E15" w:rsidRDefault="00987E15">
      <w:pPr>
        <w:spacing w:line="200" w:lineRule="exact"/>
        <w:rPr>
          <w:sz w:val="20"/>
          <w:szCs w:val="20"/>
        </w:rPr>
      </w:pPr>
    </w:p>
    <w:p w14:paraId="0799AAB8" w14:textId="77777777" w:rsidR="00987E15" w:rsidRDefault="00987E15">
      <w:pPr>
        <w:spacing w:line="200" w:lineRule="exact"/>
        <w:rPr>
          <w:sz w:val="20"/>
          <w:szCs w:val="20"/>
        </w:rPr>
      </w:pPr>
    </w:p>
    <w:p w14:paraId="2D37089F" w14:textId="77777777" w:rsidR="00987E15" w:rsidRDefault="00987E15">
      <w:pPr>
        <w:spacing w:line="200" w:lineRule="exact"/>
        <w:rPr>
          <w:sz w:val="20"/>
          <w:szCs w:val="20"/>
        </w:rPr>
      </w:pPr>
    </w:p>
    <w:p w14:paraId="335282F2" w14:textId="77777777" w:rsidR="00987E15" w:rsidRDefault="00987E15">
      <w:pPr>
        <w:spacing w:line="200" w:lineRule="exact"/>
        <w:rPr>
          <w:sz w:val="20"/>
          <w:szCs w:val="20"/>
        </w:rPr>
      </w:pPr>
    </w:p>
    <w:p w14:paraId="7F7646D1" w14:textId="77777777" w:rsidR="00987E15" w:rsidRDefault="00987E15">
      <w:pPr>
        <w:spacing w:line="200" w:lineRule="exact"/>
        <w:rPr>
          <w:sz w:val="20"/>
          <w:szCs w:val="20"/>
        </w:rPr>
      </w:pPr>
    </w:p>
    <w:p w14:paraId="7787B602" w14:textId="77777777" w:rsidR="00987E15" w:rsidRDefault="00987E15">
      <w:pPr>
        <w:spacing w:line="200" w:lineRule="exact"/>
        <w:rPr>
          <w:sz w:val="20"/>
          <w:szCs w:val="20"/>
        </w:rPr>
      </w:pPr>
    </w:p>
    <w:p w14:paraId="2C5E751F" w14:textId="77777777" w:rsidR="00987E15" w:rsidRDefault="00987E15">
      <w:pPr>
        <w:spacing w:line="200" w:lineRule="exact"/>
        <w:rPr>
          <w:sz w:val="20"/>
          <w:szCs w:val="20"/>
        </w:rPr>
      </w:pPr>
    </w:p>
    <w:p w14:paraId="3EBFEC9F" w14:textId="77777777" w:rsidR="00987E15" w:rsidRDefault="00987E15">
      <w:pPr>
        <w:spacing w:line="200" w:lineRule="exact"/>
        <w:rPr>
          <w:sz w:val="20"/>
          <w:szCs w:val="20"/>
        </w:rPr>
      </w:pPr>
    </w:p>
    <w:p w14:paraId="63E558BD" w14:textId="77777777" w:rsidR="00987E15" w:rsidRDefault="00987E15">
      <w:pPr>
        <w:spacing w:line="351" w:lineRule="exact"/>
        <w:rPr>
          <w:sz w:val="20"/>
          <w:szCs w:val="20"/>
        </w:rPr>
      </w:pPr>
    </w:p>
    <w:p w14:paraId="708A47B6" w14:textId="77777777" w:rsidR="00987E15" w:rsidRDefault="0068775A">
      <w:pPr>
        <w:spacing w:line="276" w:lineRule="auto"/>
        <w:ind w:left="400" w:right="400"/>
        <w:rPr>
          <w:sz w:val="20"/>
          <w:szCs w:val="20"/>
        </w:rPr>
      </w:pPr>
      <w:r>
        <w:rPr>
          <w:rFonts w:ascii="Arial" w:eastAsia="Arial" w:hAnsi="Arial" w:cs="Arial"/>
        </w:rPr>
        <w:t>Figure 9: Case 4, with containment measures, first 200 infections: after day 100 many significant cases of fragile workers diﬀusing the infection</w:t>
      </w:r>
    </w:p>
    <w:p w14:paraId="03EE1765" w14:textId="77777777" w:rsidR="00987E15" w:rsidRDefault="00987E15">
      <w:pPr>
        <w:sectPr w:rsidR="00987E15">
          <w:pgSz w:w="12240" w:h="15840"/>
          <w:pgMar w:top="1147" w:right="1440" w:bottom="1440" w:left="1440" w:header="0" w:footer="0" w:gutter="0"/>
          <w:cols w:space="720" w:equalWidth="0">
            <w:col w:w="9360"/>
          </w:cols>
        </w:sectPr>
      </w:pPr>
    </w:p>
    <w:p w14:paraId="60041DFC" w14:textId="77777777" w:rsidR="00987E15" w:rsidRDefault="00987E15">
      <w:pPr>
        <w:spacing w:line="200" w:lineRule="exact"/>
        <w:rPr>
          <w:sz w:val="20"/>
          <w:szCs w:val="20"/>
        </w:rPr>
      </w:pPr>
    </w:p>
    <w:p w14:paraId="18FF3167" w14:textId="77777777" w:rsidR="00987E15" w:rsidRDefault="00987E15">
      <w:pPr>
        <w:spacing w:line="200" w:lineRule="exact"/>
        <w:rPr>
          <w:sz w:val="20"/>
          <w:szCs w:val="20"/>
        </w:rPr>
      </w:pPr>
    </w:p>
    <w:p w14:paraId="111702A1" w14:textId="77777777" w:rsidR="00987E15" w:rsidRDefault="00987E15">
      <w:pPr>
        <w:spacing w:line="200" w:lineRule="exact"/>
        <w:rPr>
          <w:sz w:val="20"/>
          <w:szCs w:val="20"/>
        </w:rPr>
      </w:pPr>
    </w:p>
    <w:p w14:paraId="3ACC9588" w14:textId="77777777" w:rsidR="00987E15" w:rsidRDefault="00987E15">
      <w:pPr>
        <w:spacing w:line="382" w:lineRule="exact"/>
        <w:rPr>
          <w:sz w:val="20"/>
          <w:szCs w:val="20"/>
        </w:rPr>
      </w:pPr>
    </w:p>
    <w:p w14:paraId="55916157" w14:textId="77777777" w:rsidR="00987E15" w:rsidRDefault="0068775A">
      <w:pPr>
        <w:jc w:val="center"/>
        <w:rPr>
          <w:sz w:val="20"/>
          <w:szCs w:val="20"/>
        </w:rPr>
      </w:pPr>
      <w:r>
        <w:rPr>
          <w:rFonts w:ascii="Arial" w:eastAsia="Arial" w:hAnsi="Arial" w:cs="Arial"/>
          <w:sz w:val="17"/>
          <w:szCs w:val="17"/>
        </w:rPr>
        <w:t>16</w:t>
      </w:r>
    </w:p>
    <w:p w14:paraId="455025C4" w14:textId="77777777" w:rsidR="00987E15" w:rsidRDefault="00987E15">
      <w:pPr>
        <w:sectPr w:rsidR="00987E15">
          <w:type w:val="continuous"/>
          <w:pgSz w:w="12240" w:h="15840"/>
          <w:pgMar w:top="1147" w:right="1440" w:bottom="1440" w:left="1440" w:header="0" w:footer="0" w:gutter="0"/>
          <w:cols w:space="720" w:equalWidth="0">
            <w:col w:w="9360"/>
          </w:cols>
        </w:sectPr>
      </w:pPr>
    </w:p>
    <w:p w14:paraId="2EC59DE8" w14:textId="77777777" w:rsidR="00987E15" w:rsidRDefault="0068775A">
      <w:pPr>
        <w:jc w:val="center"/>
        <w:rPr>
          <w:sz w:val="20"/>
          <w:szCs w:val="20"/>
        </w:rPr>
      </w:pPr>
      <w:bookmarkStart w:id="110" w:name="page17"/>
      <w:bookmarkEnd w:id="110"/>
      <w:r>
        <w:rPr>
          <w:rFonts w:ascii="Arial" w:eastAsia="Arial" w:hAnsi="Arial" w:cs="Arial"/>
        </w:rPr>
        <w:t>Work in progress &amp; draft: Comments and Corrections Welcome!</w:t>
      </w:r>
    </w:p>
    <w:p w14:paraId="6E478E9E"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14:anchorId="7A8EF3B3" wp14:editId="59280938">
                <wp:simplePos x="0" y="0"/>
                <wp:positionH relativeFrom="column">
                  <wp:posOffset>251460</wp:posOffset>
                </wp:positionH>
                <wp:positionV relativeFrom="paragraph">
                  <wp:posOffset>23495</wp:posOffset>
                </wp:positionV>
                <wp:extent cx="544004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F745C4" id="Shape 3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UUh2B7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4A372C39" w14:textId="77777777" w:rsidR="00987E15" w:rsidRDefault="00987E15">
      <w:pPr>
        <w:spacing w:line="200" w:lineRule="exact"/>
        <w:rPr>
          <w:sz w:val="20"/>
          <w:szCs w:val="20"/>
        </w:rPr>
      </w:pPr>
    </w:p>
    <w:p w14:paraId="41A8650B" w14:textId="77777777" w:rsidR="00987E15" w:rsidRDefault="00987E15">
      <w:pPr>
        <w:spacing w:line="329" w:lineRule="exact"/>
        <w:rPr>
          <w:sz w:val="20"/>
          <w:szCs w:val="20"/>
        </w:rPr>
      </w:pPr>
    </w:p>
    <w:p w14:paraId="743924C5" w14:textId="77777777" w:rsidR="00987E15" w:rsidRDefault="0068775A">
      <w:pPr>
        <w:tabs>
          <w:tab w:val="left" w:pos="1200"/>
        </w:tabs>
        <w:spacing w:line="273" w:lineRule="auto"/>
        <w:ind w:left="1220" w:right="400" w:hanging="819"/>
        <w:rPr>
          <w:sz w:val="20"/>
          <w:szCs w:val="20"/>
        </w:rPr>
      </w:pPr>
      <w:r>
        <w:rPr>
          <w:rFonts w:ascii="Arial" w:eastAsia="Arial" w:hAnsi="Arial" w:cs="Arial"/>
        </w:rPr>
        <w:t>A.2.2</w:t>
      </w:r>
      <w:r>
        <w:rPr>
          <w:rFonts w:ascii="Arial" w:eastAsia="Arial" w:hAnsi="Arial" w:cs="Arial"/>
        </w:rPr>
        <w:tab/>
        <w:t>Case 5, with workplaces (brown), hospitals (pink), nursing homes (or-ange) and homes (cyan), then workplaces</w:t>
      </w:r>
    </w:p>
    <w:p w14:paraId="4F44883C" w14:textId="77777777" w:rsidR="00987E15" w:rsidRDefault="0068775A">
      <w:pPr>
        <w:spacing w:line="20" w:lineRule="exact"/>
        <w:rPr>
          <w:sz w:val="20"/>
          <w:szCs w:val="20"/>
        </w:rPr>
      </w:pPr>
      <w:r>
        <w:rPr>
          <w:noProof/>
          <w:sz w:val="20"/>
          <w:szCs w:val="20"/>
        </w:rPr>
        <w:drawing>
          <wp:anchor distT="0" distB="0" distL="114300" distR="114300" simplePos="0" relativeHeight="251651072" behindDoc="1" locked="0" layoutInCell="0" allowOverlap="1" wp14:anchorId="6FF69876" wp14:editId="6243CF04">
            <wp:simplePos x="0" y="0"/>
            <wp:positionH relativeFrom="column">
              <wp:posOffset>795655</wp:posOffset>
            </wp:positionH>
            <wp:positionV relativeFrom="paragraph">
              <wp:posOffset>215265</wp:posOffset>
            </wp:positionV>
            <wp:extent cx="4352925" cy="24104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4352925" cy="2410460"/>
                    </a:xfrm>
                    <a:prstGeom prst="rect">
                      <a:avLst/>
                    </a:prstGeom>
                    <a:noFill/>
                  </pic:spPr>
                </pic:pic>
              </a:graphicData>
            </a:graphic>
          </wp:anchor>
        </w:drawing>
      </w:r>
    </w:p>
    <w:p w14:paraId="132B4A94" w14:textId="77777777" w:rsidR="00987E15" w:rsidRDefault="00987E15">
      <w:pPr>
        <w:spacing w:line="200" w:lineRule="exact"/>
        <w:rPr>
          <w:sz w:val="20"/>
          <w:szCs w:val="20"/>
        </w:rPr>
      </w:pPr>
    </w:p>
    <w:p w14:paraId="7ED8CF00" w14:textId="77777777" w:rsidR="00987E15" w:rsidRDefault="00987E15">
      <w:pPr>
        <w:spacing w:line="200" w:lineRule="exact"/>
        <w:rPr>
          <w:sz w:val="20"/>
          <w:szCs w:val="20"/>
        </w:rPr>
      </w:pPr>
    </w:p>
    <w:p w14:paraId="5E8A3EE4" w14:textId="77777777" w:rsidR="00987E15" w:rsidRDefault="00987E15">
      <w:pPr>
        <w:spacing w:line="200" w:lineRule="exact"/>
        <w:rPr>
          <w:sz w:val="20"/>
          <w:szCs w:val="20"/>
        </w:rPr>
      </w:pPr>
    </w:p>
    <w:p w14:paraId="789B8F76" w14:textId="77777777" w:rsidR="00987E15" w:rsidRDefault="00987E15">
      <w:pPr>
        <w:spacing w:line="200" w:lineRule="exact"/>
        <w:rPr>
          <w:sz w:val="20"/>
          <w:szCs w:val="20"/>
        </w:rPr>
      </w:pPr>
    </w:p>
    <w:p w14:paraId="02DB8B85" w14:textId="77777777" w:rsidR="00987E15" w:rsidRDefault="00987E15">
      <w:pPr>
        <w:spacing w:line="200" w:lineRule="exact"/>
        <w:rPr>
          <w:sz w:val="20"/>
          <w:szCs w:val="20"/>
        </w:rPr>
      </w:pPr>
    </w:p>
    <w:p w14:paraId="3B84254A" w14:textId="77777777" w:rsidR="00987E15" w:rsidRDefault="00987E15">
      <w:pPr>
        <w:spacing w:line="200" w:lineRule="exact"/>
        <w:rPr>
          <w:sz w:val="20"/>
          <w:szCs w:val="20"/>
        </w:rPr>
      </w:pPr>
    </w:p>
    <w:p w14:paraId="579755A9" w14:textId="77777777" w:rsidR="00987E15" w:rsidRDefault="00987E15">
      <w:pPr>
        <w:spacing w:line="200" w:lineRule="exact"/>
        <w:rPr>
          <w:sz w:val="20"/>
          <w:szCs w:val="20"/>
        </w:rPr>
      </w:pPr>
    </w:p>
    <w:p w14:paraId="63BE13B4" w14:textId="77777777" w:rsidR="00987E15" w:rsidRDefault="00987E15">
      <w:pPr>
        <w:spacing w:line="200" w:lineRule="exact"/>
        <w:rPr>
          <w:sz w:val="20"/>
          <w:szCs w:val="20"/>
        </w:rPr>
      </w:pPr>
    </w:p>
    <w:p w14:paraId="0E06BC08" w14:textId="77777777" w:rsidR="00987E15" w:rsidRDefault="00987E15">
      <w:pPr>
        <w:spacing w:line="200" w:lineRule="exact"/>
        <w:rPr>
          <w:sz w:val="20"/>
          <w:szCs w:val="20"/>
        </w:rPr>
      </w:pPr>
    </w:p>
    <w:p w14:paraId="33683801" w14:textId="77777777" w:rsidR="00987E15" w:rsidRDefault="00987E15">
      <w:pPr>
        <w:spacing w:line="200" w:lineRule="exact"/>
        <w:rPr>
          <w:sz w:val="20"/>
          <w:szCs w:val="20"/>
        </w:rPr>
      </w:pPr>
    </w:p>
    <w:p w14:paraId="40394193" w14:textId="77777777" w:rsidR="00987E15" w:rsidRDefault="00987E15">
      <w:pPr>
        <w:spacing w:line="200" w:lineRule="exact"/>
        <w:rPr>
          <w:sz w:val="20"/>
          <w:szCs w:val="20"/>
        </w:rPr>
      </w:pPr>
    </w:p>
    <w:p w14:paraId="6F957B9E" w14:textId="77777777" w:rsidR="00987E15" w:rsidRDefault="00987E15">
      <w:pPr>
        <w:spacing w:line="200" w:lineRule="exact"/>
        <w:rPr>
          <w:sz w:val="20"/>
          <w:szCs w:val="20"/>
        </w:rPr>
      </w:pPr>
    </w:p>
    <w:p w14:paraId="54B446B9" w14:textId="77777777" w:rsidR="00987E15" w:rsidRDefault="00987E15">
      <w:pPr>
        <w:spacing w:line="200" w:lineRule="exact"/>
        <w:rPr>
          <w:sz w:val="20"/>
          <w:szCs w:val="20"/>
        </w:rPr>
      </w:pPr>
    </w:p>
    <w:p w14:paraId="2309F775" w14:textId="77777777" w:rsidR="00987E15" w:rsidRDefault="00987E15">
      <w:pPr>
        <w:spacing w:line="200" w:lineRule="exact"/>
        <w:rPr>
          <w:sz w:val="20"/>
          <w:szCs w:val="20"/>
        </w:rPr>
      </w:pPr>
    </w:p>
    <w:p w14:paraId="50670B96" w14:textId="77777777" w:rsidR="00987E15" w:rsidRDefault="00987E15">
      <w:pPr>
        <w:spacing w:line="200" w:lineRule="exact"/>
        <w:rPr>
          <w:sz w:val="20"/>
          <w:szCs w:val="20"/>
        </w:rPr>
      </w:pPr>
    </w:p>
    <w:p w14:paraId="1C34494B" w14:textId="77777777" w:rsidR="00987E15" w:rsidRDefault="00987E15">
      <w:pPr>
        <w:spacing w:line="200" w:lineRule="exact"/>
        <w:rPr>
          <w:sz w:val="20"/>
          <w:szCs w:val="20"/>
        </w:rPr>
      </w:pPr>
    </w:p>
    <w:p w14:paraId="1CEC86E2" w14:textId="77777777" w:rsidR="00987E15" w:rsidRDefault="00987E15">
      <w:pPr>
        <w:spacing w:line="200" w:lineRule="exact"/>
        <w:rPr>
          <w:sz w:val="20"/>
          <w:szCs w:val="20"/>
        </w:rPr>
      </w:pPr>
    </w:p>
    <w:p w14:paraId="38FF4E44" w14:textId="77777777" w:rsidR="00987E15" w:rsidRDefault="00987E15">
      <w:pPr>
        <w:spacing w:line="200" w:lineRule="exact"/>
        <w:rPr>
          <w:sz w:val="20"/>
          <w:szCs w:val="20"/>
        </w:rPr>
      </w:pPr>
    </w:p>
    <w:p w14:paraId="356A4917" w14:textId="77777777" w:rsidR="00987E15" w:rsidRDefault="00987E15">
      <w:pPr>
        <w:spacing w:line="200" w:lineRule="exact"/>
        <w:rPr>
          <w:sz w:val="20"/>
          <w:szCs w:val="20"/>
        </w:rPr>
      </w:pPr>
    </w:p>
    <w:p w14:paraId="4982CEA6" w14:textId="77777777" w:rsidR="00987E15" w:rsidRDefault="00987E15">
      <w:pPr>
        <w:spacing w:line="200" w:lineRule="exact"/>
        <w:rPr>
          <w:sz w:val="20"/>
          <w:szCs w:val="20"/>
        </w:rPr>
      </w:pPr>
    </w:p>
    <w:p w14:paraId="3A3E813C" w14:textId="77777777" w:rsidR="00987E15" w:rsidRDefault="00987E15">
      <w:pPr>
        <w:spacing w:line="380" w:lineRule="exact"/>
        <w:rPr>
          <w:sz w:val="20"/>
          <w:szCs w:val="20"/>
        </w:rPr>
      </w:pPr>
    </w:p>
    <w:p w14:paraId="0AF0A6DA" w14:textId="77777777" w:rsidR="00987E15" w:rsidRDefault="0068775A">
      <w:pPr>
        <w:spacing w:line="276" w:lineRule="auto"/>
        <w:ind w:left="400" w:right="400"/>
        <w:rPr>
          <w:sz w:val="20"/>
          <w:szCs w:val="20"/>
        </w:rPr>
      </w:pPr>
      <w:r>
        <w:rPr>
          <w:rFonts w:ascii="Arial" w:eastAsia="Arial" w:hAnsi="Arial" w:cs="Arial"/>
        </w:rPr>
        <w:t>Figure 10: Case 5, with containment measures: workplaces (brown), hospitals (pink), nurs-ing homes (orange) and homes (cyan), then workplaces</w:t>
      </w:r>
    </w:p>
    <w:p w14:paraId="4D3DBAAF" w14:textId="77777777" w:rsidR="00987E15" w:rsidRDefault="0068775A">
      <w:pPr>
        <w:spacing w:line="20" w:lineRule="exact"/>
        <w:rPr>
          <w:sz w:val="20"/>
          <w:szCs w:val="20"/>
        </w:rPr>
      </w:pPr>
      <w:r>
        <w:rPr>
          <w:noProof/>
          <w:sz w:val="20"/>
          <w:szCs w:val="20"/>
        </w:rPr>
        <w:drawing>
          <wp:anchor distT="0" distB="0" distL="114300" distR="114300" simplePos="0" relativeHeight="251652096" behindDoc="1" locked="0" layoutInCell="0" allowOverlap="1" wp14:anchorId="5E69B8DF" wp14:editId="18E63CD9">
            <wp:simplePos x="0" y="0"/>
            <wp:positionH relativeFrom="column">
              <wp:posOffset>795655</wp:posOffset>
            </wp:positionH>
            <wp:positionV relativeFrom="paragraph">
              <wp:posOffset>418465</wp:posOffset>
            </wp:positionV>
            <wp:extent cx="4352925" cy="24257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4352925" cy="2425700"/>
                    </a:xfrm>
                    <a:prstGeom prst="rect">
                      <a:avLst/>
                    </a:prstGeom>
                    <a:noFill/>
                  </pic:spPr>
                </pic:pic>
              </a:graphicData>
            </a:graphic>
          </wp:anchor>
        </w:drawing>
      </w:r>
    </w:p>
    <w:p w14:paraId="542F9BF9" w14:textId="77777777" w:rsidR="00987E15" w:rsidRDefault="00987E15">
      <w:pPr>
        <w:spacing w:line="200" w:lineRule="exact"/>
        <w:rPr>
          <w:sz w:val="20"/>
          <w:szCs w:val="20"/>
        </w:rPr>
      </w:pPr>
    </w:p>
    <w:p w14:paraId="417F757A" w14:textId="77777777" w:rsidR="00987E15" w:rsidRDefault="00987E15">
      <w:pPr>
        <w:spacing w:line="200" w:lineRule="exact"/>
        <w:rPr>
          <w:sz w:val="20"/>
          <w:szCs w:val="20"/>
        </w:rPr>
      </w:pPr>
    </w:p>
    <w:p w14:paraId="51CA90E0" w14:textId="77777777" w:rsidR="00987E15" w:rsidRDefault="00987E15">
      <w:pPr>
        <w:spacing w:line="200" w:lineRule="exact"/>
        <w:rPr>
          <w:sz w:val="20"/>
          <w:szCs w:val="20"/>
        </w:rPr>
      </w:pPr>
    </w:p>
    <w:p w14:paraId="6324CD1F" w14:textId="77777777" w:rsidR="00987E15" w:rsidRDefault="00987E15">
      <w:pPr>
        <w:spacing w:line="200" w:lineRule="exact"/>
        <w:rPr>
          <w:sz w:val="20"/>
          <w:szCs w:val="20"/>
        </w:rPr>
      </w:pPr>
    </w:p>
    <w:p w14:paraId="15DDFFBF" w14:textId="77777777" w:rsidR="00987E15" w:rsidRDefault="00987E15">
      <w:pPr>
        <w:spacing w:line="200" w:lineRule="exact"/>
        <w:rPr>
          <w:sz w:val="20"/>
          <w:szCs w:val="20"/>
        </w:rPr>
      </w:pPr>
    </w:p>
    <w:p w14:paraId="00A901EE" w14:textId="77777777" w:rsidR="00987E15" w:rsidRDefault="00987E15">
      <w:pPr>
        <w:spacing w:line="200" w:lineRule="exact"/>
        <w:rPr>
          <w:sz w:val="20"/>
          <w:szCs w:val="20"/>
        </w:rPr>
      </w:pPr>
    </w:p>
    <w:p w14:paraId="6EBBBC22" w14:textId="77777777" w:rsidR="00987E15" w:rsidRDefault="00987E15">
      <w:pPr>
        <w:spacing w:line="200" w:lineRule="exact"/>
        <w:rPr>
          <w:sz w:val="20"/>
          <w:szCs w:val="20"/>
        </w:rPr>
      </w:pPr>
    </w:p>
    <w:p w14:paraId="332D58CB" w14:textId="77777777" w:rsidR="00987E15" w:rsidRDefault="00987E15">
      <w:pPr>
        <w:spacing w:line="200" w:lineRule="exact"/>
        <w:rPr>
          <w:sz w:val="20"/>
          <w:szCs w:val="20"/>
        </w:rPr>
      </w:pPr>
    </w:p>
    <w:p w14:paraId="6DB42D19" w14:textId="77777777" w:rsidR="00987E15" w:rsidRDefault="00987E15">
      <w:pPr>
        <w:spacing w:line="200" w:lineRule="exact"/>
        <w:rPr>
          <w:sz w:val="20"/>
          <w:szCs w:val="20"/>
        </w:rPr>
      </w:pPr>
    </w:p>
    <w:p w14:paraId="3433119E" w14:textId="77777777" w:rsidR="00987E15" w:rsidRDefault="00987E15">
      <w:pPr>
        <w:spacing w:line="200" w:lineRule="exact"/>
        <w:rPr>
          <w:sz w:val="20"/>
          <w:szCs w:val="20"/>
        </w:rPr>
      </w:pPr>
    </w:p>
    <w:p w14:paraId="2637A5DA" w14:textId="77777777" w:rsidR="00987E15" w:rsidRDefault="00987E15">
      <w:pPr>
        <w:spacing w:line="200" w:lineRule="exact"/>
        <w:rPr>
          <w:sz w:val="20"/>
          <w:szCs w:val="20"/>
        </w:rPr>
      </w:pPr>
    </w:p>
    <w:p w14:paraId="3FE272AA" w14:textId="77777777" w:rsidR="00987E15" w:rsidRDefault="00987E15">
      <w:pPr>
        <w:spacing w:line="200" w:lineRule="exact"/>
        <w:rPr>
          <w:sz w:val="20"/>
          <w:szCs w:val="20"/>
        </w:rPr>
      </w:pPr>
    </w:p>
    <w:p w14:paraId="6D55AEC2" w14:textId="77777777" w:rsidR="00987E15" w:rsidRDefault="00987E15">
      <w:pPr>
        <w:spacing w:line="200" w:lineRule="exact"/>
        <w:rPr>
          <w:sz w:val="20"/>
          <w:szCs w:val="20"/>
        </w:rPr>
      </w:pPr>
    </w:p>
    <w:p w14:paraId="0B1E41DD" w14:textId="77777777" w:rsidR="00987E15" w:rsidRDefault="00987E15">
      <w:pPr>
        <w:spacing w:line="200" w:lineRule="exact"/>
        <w:rPr>
          <w:sz w:val="20"/>
          <w:szCs w:val="20"/>
        </w:rPr>
      </w:pPr>
    </w:p>
    <w:p w14:paraId="22D178A7" w14:textId="77777777" w:rsidR="00987E15" w:rsidRDefault="00987E15">
      <w:pPr>
        <w:spacing w:line="200" w:lineRule="exact"/>
        <w:rPr>
          <w:sz w:val="20"/>
          <w:szCs w:val="20"/>
        </w:rPr>
      </w:pPr>
    </w:p>
    <w:p w14:paraId="590E6F71" w14:textId="77777777" w:rsidR="00987E15" w:rsidRDefault="00987E15">
      <w:pPr>
        <w:spacing w:line="200" w:lineRule="exact"/>
        <w:rPr>
          <w:sz w:val="20"/>
          <w:szCs w:val="20"/>
        </w:rPr>
      </w:pPr>
    </w:p>
    <w:p w14:paraId="19D6148D" w14:textId="77777777" w:rsidR="00987E15" w:rsidRDefault="00987E15">
      <w:pPr>
        <w:spacing w:line="200" w:lineRule="exact"/>
        <w:rPr>
          <w:sz w:val="20"/>
          <w:szCs w:val="20"/>
        </w:rPr>
      </w:pPr>
    </w:p>
    <w:p w14:paraId="44DF182D" w14:textId="77777777" w:rsidR="00987E15" w:rsidRDefault="00987E15">
      <w:pPr>
        <w:spacing w:line="200" w:lineRule="exact"/>
        <w:rPr>
          <w:sz w:val="20"/>
          <w:szCs w:val="20"/>
        </w:rPr>
      </w:pPr>
    </w:p>
    <w:p w14:paraId="3DAF3D9B" w14:textId="77777777" w:rsidR="00987E15" w:rsidRDefault="00987E15">
      <w:pPr>
        <w:spacing w:line="200" w:lineRule="exact"/>
        <w:rPr>
          <w:sz w:val="20"/>
          <w:szCs w:val="20"/>
        </w:rPr>
      </w:pPr>
    </w:p>
    <w:p w14:paraId="06DB3330" w14:textId="77777777" w:rsidR="00987E15" w:rsidRDefault="00987E15">
      <w:pPr>
        <w:spacing w:line="200" w:lineRule="exact"/>
        <w:rPr>
          <w:sz w:val="20"/>
          <w:szCs w:val="20"/>
        </w:rPr>
      </w:pPr>
    </w:p>
    <w:p w14:paraId="22475DAE" w14:textId="77777777" w:rsidR="00987E15" w:rsidRDefault="00987E15">
      <w:pPr>
        <w:spacing w:line="200" w:lineRule="exact"/>
        <w:rPr>
          <w:sz w:val="20"/>
          <w:szCs w:val="20"/>
        </w:rPr>
      </w:pPr>
    </w:p>
    <w:p w14:paraId="26E19A41" w14:textId="77777777" w:rsidR="00987E15" w:rsidRDefault="00987E15">
      <w:pPr>
        <w:spacing w:line="200" w:lineRule="exact"/>
        <w:rPr>
          <w:sz w:val="20"/>
          <w:szCs w:val="20"/>
        </w:rPr>
      </w:pPr>
    </w:p>
    <w:p w14:paraId="37E77260" w14:textId="77777777" w:rsidR="00987E15" w:rsidRDefault="00987E15">
      <w:pPr>
        <w:spacing w:line="324" w:lineRule="exact"/>
        <w:rPr>
          <w:sz w:val="20"/>
          <w:szCs w:val="20"/>
        </w:rPr>
      </w:pPr>
    </w:p>
    <w:p w14:paraId="451BA0A5" w14:textId="77777777" w:rsidR="00987E15" w:rsidRDefault="0068775A">
      <w:pPr>
        <w:spacing w:line="301" w:lineRule="auto"/>
        <w:ind w:left="400" w:right="400"/>
        <w:rPr>
          <w:sz w:val="20"/>
          <w:szCs w:val="20"/>
        </w:rPr>
      </w:pPr>
      <w:r>
        <w:rPr>
          <w:rFonts w:ascii="Arial" w:eastAsia="Arial" w:hAnsi="Arial" w:cs="Arial"/>
          <w:sz w:val="21"/>
          <w:szCs w:val="21"/>
        </w:rPr>
        <w:t>Figure 11: Case 5, with containment measures, first 200 infections: in the beginning work-places (brown), hospitals (pink), nursing homes (orange) and homes (cyan) interweaving</w:t>
      </w:r>
    </w:p>
    <w:p w14:paraId="4FEEB6A1" w14:textId="77777777" w:rsidR="00987E15" w:rsidRDefault="00987E15">
      <w:pPr>
        <w:sectPr w:rsidR="00987E15">
          <w:pgSz w:w="12240" w:h="15840"/>
          <w:pgMar w:top="1147" w:right="1440" w:bottom="1440" w:left="1440" w:header="0" w:footer="0" w:gutter="0"/>
          <w:cols w:space="720" w:equalWidth="0">
            <w:col w:w="9360"/>
          </w:cols>
        </w:sectPr>
      </w:pPr>
    </w:p>
    <w:p w14:paraId="13E10C6B" w14:textId="77777777" w:rsidR="00987E15" w:rsidRDefault="00987E15">
      <w:pPr>
        <w:spacing w:line="200" w:lineRule="exact"/>
        <w:rPr>
          <w:sz w:val="20"/>
          <w:szCs w:val="20"/>
        </w:rPr>
      </w:pPr>
    </w:p>
    <w:p w14:paraId="3BA614C0" w14:textId="77777777" w:rsidR="00987E15" w:rsidRDefault="00987E15">
      <w:pPr>
        <w:spacing w:line="357" w:lineRule="exact"/>
        <w:rPr>
          <w:sz w:val="20"/>
          <w:szCs w:val="20"/>
        </w:rPr>
      </w:pPr>
    </w:p>
    <w:p w14:paraId="6D76E636" w14:textId="77777777" w:rsidR="00987E15" w:rsidRDefault="0068775A">
      <w:pPr>
        <w:jc w:val="center"/>
        <w:rPr>
          <w:sz w:val="20"/>
          <w:szCs w:val="20"/>
        </w:rPr>
      </w:pPr>
      <w:r>
        <w:rPr>
          <w:rFonts w:ascii="Arial" w:eastAsia="Arial" w:hAnsi="Arial" w:cs="Arial"/>
          <w:sz w:val="17"/>
          <w:szCs w:val="17"/>
        </w:rPr>
        <w:t>17</w:t>
      </w:r>
    </w:p>
    <w:p w14:paraId="056A8501" w14:textId="77777777" w:rsidR="00987E15" w:rsidRDefault="00987E15">
      <w:pPr>
        <w:sectPr w:rsidR="00987E15">
          <w:type w:val="continuous"/>
          <w:pgSz w:w="12240" w:h="15840"/>
          <w:pgMar w:top="1147" w:right="1440" w:bottom="1440" w:left="1440" w:header="0" w:footer="0" w:gutter="0"/>
          <w:cols w:space="720" w:equalWidth="0">
            <w:col w:w="9360"/>
          </w:cols>
        </w:sectPr>
      </w:pPr>
    </w:p>
    <w:p w14:paraId="627D33AE" w14:textId="77777777" w:rsidR="00987E15" w:rsidRDefault="0068775A">
      <w:pPr>
        <w:jc w:val="center"/>
        <w:rPr>
          <w:sz w:val="20"/>
          <w:szCs w:val="20"/>
        </w:rPr>
      </w:pPr>
      <w:bookmarkStart w:id="111" w:name="page18"/>
      <w:bookmarkEnd w:id="111"/>
      <w:r>
        <w:rPr>
          <w:rFonts w:ascii="Arial" w:eastAsia="Arial" w:hAnsi="Arial" w:cs="Arial"/>
        </w:rPr>
        <w:t>Work in progress &amp; draft: Comments and Corrections Welcome!</w:t>
      </w:r>
    </w:p>
    <w:p w14:paraId="78347C84"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53B911A5" wp14:editId="7DE6C559">
                <wp:simplePos x="0" y="0"/>
                <wp:positionH relativeFrom="column">
                  <wp:posOffset>251460</wp:posOffset>
                </wp:positionH>
                <wp:positionV relativeFrom="paragraph">
                  <wp:posOffset>23495</wp:posOffset>
                </wp:positionV>
                <wp:extent cx="5440045"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B41D4F" id="Shape 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rN0C6L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1099B9C9" w14:textId="77777777" w:rsidR="00987E15" w:rsidRDefault="00987E15">
      <w:pPr>
        <w:spacing w:line="200" w:lineRule="exact"/>
        <w:rPr>
          <w:sz w:val="20"/>
          <w:szCs w:val="20"/>
        </w:rPr>
      </w:pPr>
    </w:p>
    <w:p w14:paraId="747901CC" w14:textId="77777777" w:rsidR="00987E15" w:rsidRDefault="00987E15">
      <w:pPr>
        <w:spacing w:line="329" w:lineRule="exact"/>
        <w:rPr>
          <w:sz w:val="20"/>
          <w:szCs w:val="20"/>
        </w:rPr>
      </w:pPr>
    </w:p>
    <w:p w14:paraId="6146EEA3" w14:textId="77777777" w:rsidR="00987E15" w:rsidRDefault="0068775A">
      <w:pPr>
        <w:tabs>
          <w:tab w:val="left" w:pos="1200"/>
        </w:tabs>
        <w:ind w:left="400"/>
        <w:rPr>
          <w:sz w:val="20"/>
          <w:szCs w:val="20"/>
        </w:rPr>
      </w:pPr>
      <w:r>
        <w:rPr>
          <w:rFonts w:ascii="Arial" w:eastAsia="Arial" w:hAnsi="Arial" w:cs="Arial"/>
        </w:rPr>
        <w:t>A.2.3</w:t>
      </w:r>
      <w:r>
        <w:rPr>
          <w:rFonts w:ascii="Arial" w:eastAsia="Arial" w:hAnsi="Arial" w:cs="Arial"/>
        </w:rPr>
        <w:tab/>
        <w:t>Case 6, with workplaces and nursing homes</w:t>
      </w:r>
    </w:p>
    <w:p w14:paraId="793DC30C" w14:textId="77777777" w:rsidR="00987E15" w:rsidRDefault="0068775A">
      <w:pPr>
        <w:spacing w:line="20" w:lineRule="exact"/>
        <w:rPr>
          <w:sz w:val="20"/>
          <w:szCs w:val="20"/>
        </w:rPr>
      </w:pPr>
      <w:r>
        <w:rPr>
          <w:noProof/>
          <w:sz w:val="20"/>
          <w:szCs w:val="20"/>
        </w:rPr>
        <w:drawing>
          <wp:anchor distT="0" distB="0" distL="114300" distR="114300" simplePos="0" relativeHeight="251654144" behindDoc="1" locked="0" layoutInCell="0" allowOverlap="1" wp14:anchorId="192DE271" wp14:editId="1054CD50">
            <wp:simplePos x="0" y="0"/>
            <wp:positionH relativeFrom="column">
              <wp:posOffset>795655</wp:posOffset>
            </wp:positionH>
            <wp:positionV relativeFrom="paragraph">
              <wp:posOffset>248920</wp:posOffset>
            </wp:positionV>
            <wp:extent cx="4352290" cy="2413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srcRect/>
                    <a:stretch>
                      <a:fillRect/>
                    </a:stretch>
                  </pic:blipFill>
                  <pic:spPr bwMode="auto">
                    <a:xfrm>
                      <a:off x="0" y="0"/>
                      <a:ext cx="4352290" cy="2413000"/>
                    </a:xfrm>
                    <a:prstGeom prst="rect">
                      <a:avLst/>
                    </a:prstGeom>
                    <a:noFill/>
                  </pic:spPr>
                </pic:pic>
              </a:graphicData>
            </a:graphic>
          </wp:anchor>
        </w:drawing>
      </w:r>
    </w:p>
    <w:p w14:paraId="51708969" w14:textId="77777777" w:rsidR="00987E15" w:rsidRDefault="00987E15">
      <w:pPr>
        <w:spacing w:line="200" w:lineRule="exact"/>
        <w:rPr>
          <w:sz w:val="20"/>
          <w:szCs w:val="20"/>
        </w:rPr>
      </w:pPr>
    </w:p>
    <w:p w14:paraId="65546A44" w14:textId="77777777" w:rsidR="00987E15" w:rsidRDefault="00987E15">
      <w:pPr>
        <w:spacing w:line="200" w:lineRule="exact"/>
        <w:rPr>
          <w:sz w:val="20"/>
          <w:szCs w:val="20"/>
        </w:rPr>
      </w:pPr>
    </w:p>
    <w:p w14:paraId="727DACD5" w14:textId="77777777" w:rsidR="00987E15" w:rsidRDefault="00987E15">
      <w:pPr>
        <w:spacing w:line="200" w:lineRule="exact"/>
        <w:rPr>
          <w:sz w:val="20"/>
          <w:szCs w:val="20"/>
        </w:rPr>
      </w:pPr>
    </w:p>
    <w:p w14:paraId="5A5C6A6D" w14:textId="77777777" w:rsidR="00987E15" w:rsidRDefault="00987E15">
      <w:pPr>
        <w:spacing w:line="200" w:lineRule="exact"/>
        <w:rPr>
          <w:sz w:val="20"/>
          <w:szCs w:val="20"/>
        </w:rPr>
      </w:pPr>
    </w:p>
    <w:p w14:paraId="266BCBF7" w14:textId="77777777" w:rsidR="00987E15" w:rsidRDefault="00987E15">
      <w:pPr>
        <w:spacing w:line="200" w:lineRule="exact"/>
        <w:rPr>
          <w:sz w:val="20"/>
          <w:szCs w:val="20"/>
        </w:rPr>
      </w:pPr>
    </w:p>
    <w:p w14:paraId="107C7995" w14:textId="77777777" w:rsidR="00987E15" w:rsidRDefault="00987E15">
      <w:pPr>
        <w:spacing w:line="200" w:lineRule="exact"/>
        <w:rPr>
          <w:sz w:val="20"/>
          <w:szCs w:val="20"/>
        </w:rPr>
      </w:pPr>
    </w:p>
    <w:p w14:paraId="1250FB1C" w14:textId="77777777" w:rsidR="00987E15" w:rsidRDefault="00987E15">
      <w:pPr>
        <w:spacing w:line="200" w:lineRule="exact"/>
        <w:rPr>
          <w:sz w:val="20"/>
          <w:szCs w:val="20"/>
        </w:rPr>
      </w:pPr>
    </w:p>
    <w:p w14:paraId="47BE1A91" w14:textId="77777777" w:rsidR="00987E15" w:rsidRDefault="00987E15">
      <w:pPr>
        <w:spacing w:line="200" w:lineRule="exact"/>
        <w:rPr>
          <w:sz w:val="20"/>
          <w:szCs w:val="20"/>
        </w:rPr>
      </w:pPr>
    </w:p>
    <w:p w14:paraId="630E0BC2" w14:textId="77777777" w:rsidR="00987E15" w:rsidRDefault="00987E15">
      <w:pPr>
        <w:spacing w:line="200" w:lineRule="exact"/>
        <w:rPr>
          <w:sz w:val="20"/>
          <w:szCs w:val="20"/>
        </w:rPr>
      </w:pPr>
    </w:p>
    <w:p w14:paraId="2CE5FE93" w14:textId="77777777" w:rsidR="00987E15" w:rsidRDefault="00987E15">
      <w:pPr>
        <w:spacing w:line="200" w:lineRule="exact"/>
        <w:rPr>
          <w:sz w:val="20"/>
          <w:szCs w:val="20"/>
        </w:rPr>
      </w:pPr>
    </w:p>
    <w:p w14:paraId="0E6412DD" w14:textId="77777777" w:rsidR="00987E15" w:rsidRDefault="00987E15">
      <w:pPr>
        <w:spacing w:line="200" w:lineRule="exact"/>
        <w:rPr>
          <w:sz w:val="20"/>
          <w:szCs w:val="20"/>
        </w:rPr>
      </w:pPr>
    </w:p>
    <w:p w14:paraId="30346A60" w14:textId="77777777" w:rsidR="00987E15" w:rsidRDefault="00987E15">
      <w:pPr>
        <w:spacing w:line="200" w:lineRule="exact"/>
        <w:rPr>
          <w:sz w:val="20"/>
          <w:szCs w:val="20"/>
        </w:rPr>
      </w:pPr>
    </w:p>
    <w:p w14:paraId="65E1A04B" w14:textId="77777777" w:rsidR="00987E15" w:rsidRDefault="00987E15">
      <w:pPr>
        <w:spacing w:line="200" w:lineRule="exact"/>
        <w:rPr>
          <w:sz w:val="20"/>
          <w:szCs w:val="20"/>
        </w:rPr>
      </w:pPr>
    </w:p>
    <w:p w14:paraId="1BCF38A9" w14:textId="77777777" w:rsidR="00987E15" w:rsidRDefault="00987E15">
      <w:pPr>
        <w:spacing w:line="200" w:lineRule="exact"/>
        <w:rPr>
          <w:sz w:val="20"/>
          <w:szCs w:val="20"/>
        </w:rPr>
      </w:pPr>
    </w:p>
    <w:p w14:paraId="77BD75F2" w14:textId="77777777" w:rsidR="00987E15" w:rsidRDefault="00987E15">
      <w:pPr>
        <w:spacing w:line="200" w:lineRule="exact"/>
        <w:rPr>
          <w:sz w:val="20"/>
          <w:szCs w:val="20"/>
        </w:rPr>
      </w:pPr>
    </w:p>
    <w:p w14:paraId="3A62BADA" w14:textId="77777777" w:rsidR="00987E15" w:rsidRDefault="00987E15">
      <w:pPr>
        <w:spacing w:line="200" w:lineRule="exact"/>
        <w:rPr>
          <w:sz w:val="20"/>
          <w:szCs w:val="20"/>
        </w:rPr>
      </w:pPr>
    </w:p>
    <w:p w14:paraId="78A7136F" w14:textId="77777777" w:rsidR="00987E15" w:rsidRDefault="00987E15">
      <w:pPr>
        <w:spacing w:line="200" w:lineRule="exact"/>
        <w:rPr>
          <w:sz w:val="20"/>
          <w:szCs w:val="20"/>
        </w:rPr>
      </w:pPr>
    </w:p>
    <w:p w14:paraId="3CA18C26" w14:textId="77777777" w:rsidR="00987E15" w:rsidRDefault="00987E15">
      <w:pPr>
        <w:spacing w:line="200" w:lineRule="exact"/>
        <w:rPr>
          <w:sz w:val="20"/>
          <w:szCs w:val="20"/>
        </w:rPr>
      </w:pPr>
    </w:p>
    <w:p w14:paraId="1C8A6D57" w14:textId="77777777" w:rsidR="00987E15" w:rsidRDefault="00987E15">
      <w:pPr>
        <w:spacing w:line="200" w:lineRule="exact"/>
        <w:rPr>
          <w:sz w:val="20"/>
          <w:szCs w:val="20"/>
        </w:rPr>
      </w:pPr>
    </w:p>
    <w:p w14:paraId="05916CCA" w14:textId="77777777" w:rsidR="00987E15" w:rsidRDefault="00987E15">
      <w:pPr>
        <w:spacing w:line="200" w:lineRule="exact"/>
        <w:rPr>
          <w:sz w:val="20"/>
          <w:szCs w:val="20"/>
        </w:rPr>
      </w:pPr>
    </w:p>
    <w:p w14:paraId="37072E1E" w14:textId="77777777" w:rsidR="00987E15" w:rsidRDefault="00987E15">
      <w:pPr>
        <w:spacing w:line="200" w:lineRule="exact"/>
        <w:rPr>
          <w:sz w:val="20"/>
          <w:szCs w:val="20"/>
        </w:rPr>
      </w:pPr>
    </w:p>
    <w:p w14:paraId="2980F93C" w14:textId="77777777" w:rsidR="00987E15" w:rsidRDefault="00987E15">
      <w:pPr>
        <w:spacing w:line="236" w:lineRule="exact"/>
        <w:rPr>
          <w:sz w:val="20"/>
          <w:szCs w:val="20"/>
        </w:rPr>
      </w:pPr>
    </w:p>
    <w:p w14:paraId="53E63F73" w14:textId="77777777" w:rsidR="00987E15" w:rsidRDefault="0068775A">
      <w:pPr>
        <w:spacing w:line="276" w:lineRule="auto"/>
        <w:ind w:left="400" w:right="400"/>
        <w:rPr>
          <w:sz w:val="20"/>
          <w:szCs w:val="20"/>
        </w:rPr>
      </w:pPr>
      <w:r>
        <w:rPr>
          <w:rFonts w:ascii="Arial" w:eastAsia="Arial" w:hAnsi="Arial" w:cs="Arial"/>
        </w:rPr>
        <w:t>Figure 12: Case 6, with containment measures: workplaces (brown), nursing homes (or-ange), homes (cyan)</w:t>
      </w:r>
    </w:p>
    <w:p w14:paraId="431CF1A6" w14:textId="77777777" w:rsidR="00987E15" w:rsidRDefault="0068775A">
      <w:pPr>
        <w:spacing w:line="20" w:lineRule="exact"/>
        <w:rPr>
          <w:sz w:val="20"/>
          <w:szCs w:val="20"/>
        </w:rPr>
      </w:pPr>
      <w:r>
        <w:rPr>
          <w:noProof/>
          <w:sz w:val="20"/>
          <w:szCs w:val="20"/>
        </w:rPr>
        <w:drawing>
          <wp:anchor distT="0" distB="0" distL="114300" distR="114300" simplePos="0" relativeHeight="251655168" behindDoc="1" locked="0" layoutInCell="0" allowOverlap="1" wp14:anchorId="20553BC0" wp14:editId="00E1E562">
            <wp:simplePos x="0" y="0"/>
            <wp:positionH relativeFrom="column">
              <wp:posOffset>795655</wp:posOffset>
            </wp:positionH>
            <wp:positionV relativeFrom="paragraph">
              <wp:posOffset>435610</wp:posOffset>
            </wp:positionV>
            <wp:extent cx="4352925" cy="24257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4352925" cy="2425700"/>
                    </a:xfrm>
                    <a:prstGeom prst="rect">
                      <a:avLst/>
                    </a:prstGeom>
                    <a:noFill/>
                  </pic:spPr>
                </pic:pic>
              </a:graphicData>
            </a:graphic>
          </wp:anchor>
        </w:drawing>
      </w:r>
    </w:p>
    <w:p w14:paraId="486F4319" w14:textId="77777777" w:rsidR="00987E15" w:rsidRDefault="00987E15">
      <w:pPr>
        <w:spacing w:line="200" w:lineRule="exact"/>
        <w:rPr>
          <w:sz w:val="20"/>
          <w:szCs w:val="20"/>
        </w:rPr>
      </w:pPr>
    </w:p>
    <w:p w14:paraId="6F6DEF18" w14:textId="77777777" w:rsidR="00987E15" w:rsidRDefault="00987E15">
      <w:pPr>
        <w:spacing w:line="200" w:lineRule="exact"/>
        <w:rPr>
          <w:sz w:val="20"/>
          <w:szCs w:val="20"/>
        </w:rPr>
      </w:pPr>
    </w:p>
    <w:p w14:paraId="677A63D4" w14:textId="77777777" w:rsidR="00987E15" w:rsidRDefault="00987E15">
      <w:pPr>
        <w:spacing w:line="200" w:lineRule="exact"/>
        <w:rPr>
          <w:sz w:val="20"/>
          <w:szCs w:val="20"/>
        </w:rPr>
      </w:pPr>
    </w:p>
    <w:p w14:paraId="5D549C72" w14:textId="77777777" w:rsidR="00987E15" w:rsidRDefault="00987E15">
      <w:pPr>
        <w:spacing w:line="200" w:lineRule="exact"/>
        <w:rPr>
          <w:sz w:val="20"/>
          <w:szCs w:val="20"/>
        </w:rPr>
      </w:pPr>
    </w:p>
    <w:p w14:paraId="1202B8DA" w14:textId="77777777" w:rsidR="00987E15" w:rsidRDefault="00987E15">
      <w:pPr>
        <w:spacing w:line="200" w:lineRule="exact"/>
        <w:rPr>
          <w:sz w:val="20"/>
          <w:szCs w:val="20"/>
        </w:rPr>
      </w:pPr>
    </w:p>
    <w:p w14:paraId="0D7A4B34" w14:textId="77777777" w:rsidR="00987E15" w:rsidRDefault="00987E15">
      <w:pPr>
        <w:spacing w:line="200" w:lineRule="exact"/>
        <w:rPr>
          <w:sz w:val="20"/>
          <w:szCs w:val="20"/>
        </w:rPr>
      </w:pPr>
    </w:p>
    <w:p w14:paraId="27A3D2B9" w14:textId="77777777" w:rsidR="00987E15" w:rsidRDefault="00987E15">
      <w:pPr>
        <w:spacing w:line="200" w:lineRule="exact"/>
        <w:rPr>
          <w:sz w:val="20"/>
          <w:szCs w:val="20"/>
        </w:rPr>
      </w:pPr>
    </w:p>
    <w:p w14:paraId="52D7CBF6" w14:textId="77777777" w:rsidR="00987E15" w:rsidRDefault="00987E15">
      <w:pPr>
        <w:spacing w:line="200" w:lineRule="exact"/>
        <w:rPr>
          <w:sz w:val="20"/>
          <w:szCs w:val="20"/>
        </w:rPr>
      </w:pPr>
    </w:p>
    <w:p w14:paraId="3BB88485" w14:textId="77777777" w:rsidR="00987E15" w:rsidRDefault="00987E15">
      <w:pPr>
        <w:spacing w:line="200" w:lineRule="exact"/>
        <w:rPr>
          <w:sz w:val="20"/>
          <w:szCs w:val="20"/>
        </w:rPr>
      </w:pPr>
    </w:p>
    <w:p w14:paraId="30C0A83A" w14:textId="77777777" w:rsidR="00987E15" w:rsidRDefault="00987E15">
      <w:pPr>
        <w:spacing w:line="200" w:lineRule="exact"/>
        <w:rPr>
          <w:sz w:val="20"/>
          <w:szCs w:val="20"/>
        </w:rPr>
      </w:pPr>
    </w:p>
    <w:p w14:paraId="6A027E9A" w14:textId="77777777" w:rsidR="00987E15" w:rsidRDefault="00987E15">
      <w:pPr>
        <w:spacing w:line="200" w:lineRule="exact"/>
        <w:rPr>
          <w:sz w:val="20"/>
          <w:szCs w:val="20"/>
        </w:rPr>
      </w:pPr>
    </w:p>
    <w:p w14:paraId="7CBFC95C" w14:textId="77777777" w:rsidR="00987E15" w:rsidRDefault="00987E15">
      <w:pPr>
        <w:spacing w:line="200" w:lineRule="exact"/>
        <w:rPr>
          <w:sz w:val="20"/>
          <w:szCs w:val="20"/>
        </w:rPr>
      </w:pPr>
    </w:p>
    <w:p w14:paraId="649CD272" w14:textId="77777777" w:rsidR="00987E15" w:rsidRDefault="00987E15">
      <w:pPr>
        <w:spacing w:line="200" w:lineRule="exact"/>
        <w:rPr>
          <w:sz w:val="20"/>
          <w:szCs w:val="20"/>
        </w:rPr>
      </w:pPr>
    </w:p>
    <w:p w14:paraId="6F423B59" w14:textId="77777777" w:rsidR="00987E15" w:rsidRDefault="00987E15">
      <w:pPr>
        <w:spacing w:line="200" w:lineRule="exact"/>
        <w:rPr>
          <w:sz w:val="20"/>
          <w:szCs w:val="20"/>
        </w:rPr>
      </w:pPr>
    </w:p>
    <w:p w14:paraId="5AEBC0AA" w14:textId="77777777" w:rsidR="00987E15" w:rsidRDefault="00987E15">
      <w:pPr>
        <w:spacing w:line="200" w:lineRule="exact"/>
        <w:rPr>
          <w:sz w:val="20"/>
          <w:szCs w:val="20"/>
        </w:rPr>
      </w:pPr>
    </w:p>
    <w:p w14:paraId="214B1300" w14:textId="77777777" w:rsidR="00987E15" w:rsidRDefault="00987E15">
      <w:pPr>
        <w:spacing w:line="200" w:lineRule="exact"/>
        <w:rPr>
          <w:sz w:val="20"/>
          <w:szCs w:val="20"/>
        </w:rPr>
      </w:pPr>
    </w:p>
    <w:p w14:paraId="5824A74A" w14:textId="77777777" w:rsidR="00987E15" w:rsidRDefault="00987E15">
      <w:pPr>
        <w:spacing w:line="200" w:lineRule="exact"/>
        <w:rPr>
          <w:sz w:val="20"/>
          <w:szCs w:val="20"/>
        </w:rPr>
      </w:pPr>
    </w:p>
    <w:p w14:paraId="113295E1" w14:textId="77777777" w:rsidR="00987E15" w:rsidRDefault="00987E15">
      <w:pPr>
        <w:spacing w:line="200" w:lineRule="exact"/>
        <w:rPr>
          <w:sz w:val="20"/>
          <w:szCs w:val="20"/>
        </w:rPr>
      </w:pPr>
    </w:p>
    <w:p w14:paraId="5CACA3F7" w14:textId="77777777" w:rsidR="00987E15" w:rsidRDefault="00987E15">
      <w:pPr>
        <w:spacing w:line="200" w:lineRule="exact"/>
        <w:rPr>
          <w:sz w:val="20"/>
          <w:szCs w:val="20"/>
        </w:rPr>
      </w:pPr>
    </w:p>
    <w:p w14:paraId="661B22A7" w14:textId="77777777" w:rsidR="00987E15" w:rsidRDefault="00987E15">
      <w:pPr>
        <w:spacing w:line="200" w:lineRule="exact"/>
        <w:rPr>
          <w:sz w:val="20"/>
          <w:szCs w:val="20"/>
        </w:rPr>
      </w:pPr>
    </w:p>
    <w:p w14:paraId="3A0D5E66" w14:textId="77777777" w:rsidR="00987E15" w:rsidRDefault="00987E15">
      <w:pPr>
        <w:spacing w:line="200" w:lineRule="exact"/>
        <w:rPr>
          <w:sz w:val="20"/>
          <w:szCs w:val="20"/>
        </w:rPr>
      </w:pPr>
    </w:p>
    <w:p w14:paraId="2DEB40F4" w14:textId="77777777" w:rsidR="00987E15" w:rsidRDefault="00987E15">
      <w:pPr>
        <w:spacing w:line="200" w:lineRule="exact"/>
        <w:rPr>
          <w:sz w:val="20"/>
          <w:szCs w:val="20"/>
        </w:rPr>
      </w:pPr>
    </w:p>
    <w:p w14:paraId="35279893" w14:textId="77777777" w:rsidR="00987E15" w:rsidRDefault="00987E15">
      <w:pPr>
        <w:spacing w:line="351" w:lineRule="exact"/>
        <w:rPr>
          <w:sz w:val="20"/>
          <w:szCs w:val="20"/>
        </w:rPr>
      </w:pPr>
    </w:p>
    <w:p w14:paraId="4B150144" w14:textId="77777777" w:rsidR="00987E15" w:rsidRDefault="0068775A">
      <w:pPr>
        <w:spacing w:line="276" w:lineRule="auto"/>
        <w:ind w:left="400" w:right="400"/>
        <w:rPr>
          <w:sz w:val="20"/>
          <w:szCs w:val="20"/>
        </w:rPr>
      </w:pPr>
      <w:r>
        <w:rPr>
          <w:rFonts w:ascii="Arial" w:eastAsia="Arial" w:hAnsi="Arial" w:cs="Arial"/>
        </w:rPr>
        <w:t>Figure 13: Case 6, with containment measures, first 200 infections: workplaces (brown) and nursing homes (orange) strictiy interweaving</w:t>
      </w:r>
    </w:p>
    <w:p w14:paraId="7FDE5A93" w14:textId="77777777" w:rsidR="00987E15" w:rsidRDefault="00987E15">
      <w:pPr>
        <w:sectPr w:rsidR="00987E15">
          <w:pgSz w:w="12240" w:h="15840"/>
          <w:pgMar w:top="1147" w:right="1440" w:bottom="1440" w:left="1440" w:header="0" w:footer="0" w:gutter="0"/>
          <w:cols w:space="720" w:equalWidth="0">
            <w:col w:w="9360"/>
          </w:cols>
        </w:sectPr>
      </w:pPr>
    </w:p>
    <w:p w14:paraId="1045C78B" w14:textId="77777777" w:rsidR="00987E15" w:rsidRDefault="00987E15">
      <w:pPr>
        <w:spacing w:line="200" w:lineRule="exact"/>
        <w:rPr>
          <w:sz w:val="20"/>
          <w:szCs w:val="20"/>
        </w:rPr>
      </w:pPr>
    </w:p>
    <w:p w14:paraId="6004E900" w14:textId="77777777" w:rsidR="00987E15" w:rsidRDefault="00987E15">
      <w:pPr>
        <w:spacing w:line="200" w:lineRule="exact"/>
        <w:rPr>
          <w:sz w:val="20"/>
          <w:szCs w:val="20"/>
        </w:rPr>
      </w:pPr>
    </w:p>
    <w:p w14:paraId="376B861C" w14:textId="77777777" w:rsidR="00987E15" w:rsidRDefault="00987E15">
      <w:pPr>
        <w:spacing w:line="200" w:lineRule="exact"/>
        <w:rPr>
          <w:sz w:val="20"/>
          <w:szCs w:val="20"/>
        </w:rPr>
      </w:pPr>
    </w:p>
    <w:p w14:paraId="3304A33C" w14:textId="77777777" w:rsidR="00987E15" w:rsidRDefault="00987E15">
      <w:pPr>
        <w:spacing w:line="219" w:lineRule="exact"/>
        <w:rPr>
          <w:sz w:val="20"/>
          <w:szCs w:val="20"/>
        </w:rPr>
      </w:pPr>
    </w:p>
    <w:p w14:paraId="53F6FE13" w14:textId="77777777" w:rsidR="00987E15" w:rsidRDefault="0068775A">
      <w:pPr>
        <w:jc w:val="center"/>
        <w:rPr>
          <w:sz w:val="20"/>
          <w:szCs w:val="20"/>
        </w:rPr>
      </w:pPr>
      <w:r>
        <w:rPr>
          <w:rFonts w:ascii="Arial" w:eastAsia="Arial" w:hAnsi="Arial" w:cs="Arial"/>
          <w:sz w:val="17"/>
          <w:szCs w:val="17"/>
        </w:rPr>
        <w:t>18</w:t>
      </w:r>
    </w:p>
    <w:p w14:paraId="457E1178" w14:textId="77777777" w:rsidR="00987E15" w:rsidRDefault="00987E15">
      <w:pPr>
        <w:sectPr w:rsidR="00987E15">
          <w:type w:val="continuous"/>
          <w:pgSz w:w="12240" w:h="15840"/>
          <w:pgMar w:top="1147" w:right="1440" w:bottom="1440" w:left="1440" w:header="0" w:footer="0" w:gutter="0"/>
          <w:cols w:space="720" w:equalWidth="0">
            <w:col w:w="9360"/>
          </w:cols>
        </w:sectPr>
      </w:pPr>
    </w:p>
    <w:p w14:paraId="1070F805" w14:textId="77777777" w:rsidR="00987E15" w:rsidRDefault="0068775A">
      <w:pPr>
        <w:jc w:val="center"/>
        <w:rPr>
          <w:sz w:val="20"/>
          <w:szCs w:val="20"/>
        </w:rPr>
      </w:pPr>
      <w:bookmarkStart w:id="112" w:name="page19"/>
      <w:bookmarkEnd w:id="112"/>
      <w:r>
        <w:rPr>
          <w:rFonts w:ascii="Arial" w:eastAsia="Arial" w:hAnsi="Arial" w:cs="Arial"/>
        </w:rPr>
        <w:t>Work in progress &amp; draft: Comments and Corrections Welcome!</w:t>
      </w:r>
    </w:p>
    <w:p w14:paraId="58E79FF9"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75298FA7" wp14:editId="5678FC91">
                <wp:simplePos x="0" y="0"/>
                <wp:positionH relativeFrom="column">
                  <wp:posOffset>251460</wp:posOffset>
                </wp:positionH>
                <wp:positionV relativeFrom="paragraph">
                  <wp:posOffset>23495</wp:posOffset>
                </wp:positionV>
                <wp:extent cx="544004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5C893D" id="Shape 3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B1HRsr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48F0EA39" w14:textId="77777777" w:rsidR="00987E15" w:rsidRDefault="00987E15">
      <w:pPr>
        <w:spacing w:line="200" w:lineRule="exact"/>
        <w:rPr>
          <w:sz w:val="20"/>
          <w:szCs w:val="20"/>
        </w:rPr>
      </w:pPr>
    </w:p>
    <w:p w14:paraId="5D567395" w14:textId="77777777" w:rsidR="00987E15" w:rsidRDefault="00987E15">
      <w:pPr>
        <w:spacing w:line="310" w:lineRule="exact"/>
        <w:rPr>
          <w:sz w:val="20"/>
          <w:szCs w:val="20"/>
        </w:rPr>
      </w:pPr>
    </w:p>
    <w:p w14:paraId="589D0407" w14:textId="77777777" w:rsidR="00987E15" w:rsidRDefault="0068775A">
      <w:pPr>
        <w:tabs>
          <w:tab w:val="left" w:pos="1060"/>
        </w:tabs>
        <w:ind w:left="400"/>
        <w:rPr>
          <w:sz w:val="20"/>
          <w:szCs w:val="20"/>
        </w:rPr>
      </w:pPr>
      <w:r>
        <w:rPr>
          <w:rFonts w:ascii="Arial" w:eastAsia="Arial" w:hAnsi="Arial" w:cs="Arial"/>
          <w:sz w:val="24"/>
          <w:szCs w:val="24"/>
        </w:rPr>
        <w:t>A.3</w:t>
      </w:r>
      <w:r>
        <w:rPr>
          <w:rFonts w:ascii="Arial" w:eastAsia="Arial" w:hAnsi="Arial" w:cs="Arial"/>
          <w:sz w:val="24"/>
          <w:szCs w:val="24"/>
        </w:rPr>
        <w:tab/>
        <w:t>Short running epidemic, with containment measures</w:t>
      </w:r>
    </w:p>
    <w:p w14:paraId="1AB065C6" w14:textId="77777777" w:rsidR="00987E15" w:rsidRDefault="00987E15">
      <w:pPr>
        <w:spacing w:line="154" w:lineRule="exact"/>
        <w:rPr>
          <w:sz w:val="20"/>
          <w:szCs w:val="20"/>
        </w:rPr>
      </w:pPr>
    </w:p>
    <w:p w14:paraId="7C3D1F9D" w14:textId="77777777" w:rsidR="00987E15" w:rsidRDefault="0068775A">
      <w:pPr>
        <w:tabs>
          <w:tab w:val="left" w:pos="1200"/>
        </w:tabs>
        <w:ind w:left="400"/>
        <w:rPr>
          <w:sz w:val="20"/>
          <w:szCs w:val="20"/>
        </w:rPr>
      </w:pPr>
      <w:r>
        <w:rPr>
          <w:rFonts w:ascii="Arial" w:eastAsia="Arial" w:hAnsi="Arial" w:cs="Arial"/>
        </w:rPr>
        <w:t>A.3.1</w:t>
      </w:r>
      <w:r>
        <w:rPr>
          <w:rFonts w:ascii="Arial" w:eastAsia="Arial" w:hAnsi="Arial" w:cs="Arial"/>
        </w:rPr>
        <w:tab/>
        <w:t>Case 7, only nursing homes</w:t>
      </w:r>
    </w:p>
    <w:p w14:paraId="4FF2BD33" w14:textId="77777777" w:rsidR="00987E15" w:rsidRDefault="0068775A">
      <w:pPr>
        <w:spacing w:line="20" w:lineRule="exact"/>
        <w:rPr>
          <w:sz w:val="20"/>
          <w:szCs w:val="20"/>
        </w:rPr>
      </w:pPr>
      <w:r>
        <w:rPr>
          <w:noProof/>
          <w:sz w:val="20"/>
          <w:szCs w:val="20"/>
        </w:rPr>
        <w:drawing>
          <wp:anchor distT="0" distB="0" distL="114300" distR="114300" simplePos="0" relativeHeight="251657216" behindDoc="1" locked="0" layoutInCell="0" allowOverlap="1" wp14:anchorId="7A7E38A3" wp14:editId="574FCFFB">
            <wp:simplePos x="0" y="0"/>
            <wp:positionH relativeFrom="column">
              <wp:posOffset>795655</wp:posOffset>
            </wp:positionH>
            <wp:positionV relativeFrom="paragraph">
              <wp:posOffset>248920</wp:posOffset>
            </wp:positionV>
            <wp:extent cx="4352290" cy="24441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4352290" cy="2444115"/>
                    </a:xfrm>
                    <a:prstGeom prst="rect">
                      <a:avLst/>
                    </a:prstGeom>
                    <a:noFill/>
                  </pic:spPr>
                </pic:pic>
              </a:graphicData>
            </a:graphic>
          </wp:anchor>
        </w:drawing>
      </w:r>
    </w:p>
    <w:p w14:paraId="2E512E69" w14:textId="77777777" w:rsidR="00987E15" w:rsidRDefault="00987E15">
      <w:pPr>
        <w:spacing w:line="200" w:lineRule="exact"/>
        <w:rPr>
          <w:sz w:val="20"/>
          <w:szCs w:val="20"/>
        </w:rPr>
      </w:pPr>
    </w:p>
    <w:p w14:paraId="7B6E46A9" w14:textId="77777777" w:rsidR="00987E15" w:rsidRDefault="00987E15">
      <w:pPr>
        <w:spacing w:line="200" w:lineRule="exact"/>
        <w:rPr>
          <w:sz w:val="20"/>
          <w:szCs w:val="20"/>
        </w:rPr>
      </w:pPr>
    </w:p>
    <w:p w14:paraId="5099BD66" w14:textId="77777777" w:rsidR="00987E15" w:rsidRDefault="00987E15">
      <w:pPr>
        <w:spacing w:line="200" w:lineRule="exact"/>
        <w:rPr>
          <w:sz w:val="20"/>
          <w:szCs w:val="20"/>
        </w:rPr>
      </w:pPr>
    </w:p>
    <w:p w14:paraId="3503E392" w14:textId="77777777" w:rsidR="00987E15" w:rsidRDefault="00987E15">
      <w:pPr>
        <w:spacing w:line="200" w:lineRule="exact"/>
        <w:rPr>
          <w:sz w:val="20"/>
          <w:szCs w:val="20"/>
        </w:rPr>
      </w:pPr>
    </w:p>
    <w:p w14:paraId="713E38FE" w14:textId="77777777" w:rsidR="00987E15" w:rsidRDefault="00987E15">
      <w:pPr>
        <w:spacing w:line="200" w:lineRule="exact"/>
        <w:rPr>
          <w:sz w:val="20"/>
          <w:szCs w:val="20"/>
        </w:rPr>
      </w:pPr>
    </w:p>
    <w:p w14:paraId="7B1D6A1F" w14:textId="77777777" w:rsidR="00987E15" w:rsidRDefault="00987E15">
      <w:pPr>
        <w:spacing w:line="200" w:lineRule="exact"/>
        <w:rPr>
          <w:sz w:val="20"/>
          <w:szCs w:val="20"/>
        </w:rPr>
      </w:pPr>
    </w:p>
    <w:p w14:paraId="327D1F39" w14:textId="77777777" w:rsidR="00987E15" w:rsidRDefault="00987E15">
      <w:pPr>
        <w:spacing w:line="200" w:lineRule="exact"/>
        <w:rPr>
          <w:sz w:val="20"/>
          <w:szCs w:val="20"/>
        </w:rPr>
      </w:pPr>
    </w:p>
    <w:p w14:paraId="0523A035" w14:textId="77777777" w:rsidR="00987E15" w:rsidRDefault="00987E15">
      <w:pPr>
        <w:spacing w:line="200" w:lineRule="exact"/>
        <w:rPr>
          <w:sz w:val="20"/>
          <w:szCs w:val="20"/>
        </w:rPr>
      </w:pPr>
    </w:p>
    <w:p w14:paraId="42C5C435" w14:textId="77777777" w:rsidR="00987E15" w:rsidRDefault="00987E15">
      <w:pPr>
        <w:spacing w:line="200" w:lineRule="exact"/>
        <w:rPr>
          <w:sz w:val="20"/>
          <w:szCs w:val="20"/>
        </w:rPr>
      </w:pPr>
    </w:p>
    <w:p w14:paraId="3804EC83" w14:textId="77777777" w:rsidR="00987E15" w:rsidRDefault="00987E15">
      <w:pPr>
        <w:spacing w:line="200" w:lineRule="exact"/>
        <w:rPr>
          <w:sz w:val="20"/>
          <w:szCs w:val="20"/>
        </w:rPr>
      </w:pPr>
    </w:p>
    <w:p w14:paraId="2FF22D77" w14:textId="77777777" w:rsidR="00987E15" w:rsidRDefault="00987E15">
      <w:pPr>
        <w:spacing w:line="200" w:lineRule="exact"/>
        <w:rPr>
          <w:sz w:val="20"/>
          <w:szCs w:val="20"/>
        </w:rPr>
      </w:pPr>
    </w:p>
    <w:p w14:paraId="78C6F9D4" w14:textId="77777777" w:rsidR="00987E15" w:rsidRDefault="00987E15">
      <w:pPr>
        <w:spacing w:line="200" w:lineRule="exact"/>
        <w:rPr>
          <w:sz w:val="20"/>
          <w:szCs w:val="20"/>
        </w:rPr>
      </w:pPr>
    </w:p>
    <w:p w14:paraId="046B44C9" w14:textId="77777777" w:rsidR="00987E15" w:rsidRDefault="00987E15">
      <w:pPr>
        <w:spacing w:line="200" w:lineRule="exact"/>
        <w:rPr>
          <w:sz w:val="20"/>
          <w:szCs w:val="20"/>
        </w:rPr>
      </w:pPr>
    </w:p>
    <w:p w14:paraId="223A95C8" w14:textId="77777777" w:rsidR="00987E15" w:rsidRDefault="00987E15">
      <w:pPr>
        <w:spacing w:line="200" w:lineRule="exact"/>
        <w:rPr>
          <w:sz w:val="20"/>
          <w:szCs w:val="20"/>
        </w:rPr>
      </w:pPr>
    </w:p>
    <w:p w14:paraId="3C90ED6D" w14:textId="77777777" w:rsidR="00987E15" w:rsidRDefault="00987E15">
      <w:pPr>
        <w:spacing w:line="200" w:lineRule="exact"/>
        <w:rPr>
          <w:sz w:val="20"/>
          <w:szCs w:val="20"/>
        </w:rPr>
      </w:pPr>
    </w:p>
    <w:p w14:paraId="1EF14B49" w14:textId="77777777" w:rsidR="00987E15" w:rsidRDefault="00987E15">
      <w:pPr>
        <w:spacing w:line="200" w:lineRule="exact"/>
        <w:rPr>
          <w:sz w:val="20"/>
          <w:szCs w:val="20"/>
        </w:rPr>
      </w:pPr>
    </w:p>
    <w:p w14:paraId="29E1FD72" w14:textId="77777777" w:rsidR="00987E15" w:rsidRDefault="00987E15">
      <w:pPr>
        <w:spacing w:line="200" w:lineRule="exact"/>
        <w:rPr>
          <w:sz w:val="20"/>
          <w:szCs w:val="20"/>
        </w:rPr>
      </w:pPr>
    </w:p>
    <w:p w14:paraId="5DC4D4A8" w14:textId="77777777" w:rsidR="00987E15" w:rsidRDefault="00987E15">
      <w:pPr>
        <w:spacing w:line="200" w:lineRule="exact"/>
        <w:rPr>
          <w:sz w:val="20"/>
          <w:szCs w:val="20"/>
        </w:rPr>
      </w:pPr>
    </w:p>
    <w:p w14:paraId="631F0D7E" w14:textId="77777777" w:rsidR="00987E15" w:rsidRDefault="00987E15">
      <w:pPr>
        <w:spacing w:line="200" w:lineRule="exact"/>
        <w:rPr>
          <w:sz w:val="20"/>
          <w:szCs w:val="20"/>
        </w:rPr>
      </w:pPr>
    </w:p>
    <w:p w14:paraId="39557A28" w14:textId="77777777" w:rsidR="00987E15" w:rsidRDefault="00987E15">
      <w:pPr>
        <w:spacing w:line="200" w:lineRule="exact"/>
        <w:rPr>
          <w:sz w:val="20"/>
          <w:szCs w:val="20"/>
        </w:rPr>
      </w:pPr>
    </w:p>
    <w:p w14:paraId="1F3C3324" w14:textId="77777777" w:rsidR="00987E15" w:rsidRDefault="00987E15">
      <w:pPr>
        <w:spacing w:line="200" w:lineRule="exact"/>
        <w:rPr>
          <w:sz w:val="20"/>
          <w:szCs w:val="20"/>
        </w:rPr>
      </w:pPr>
    </w:p>
    <w:p w14:paraId="6382A10D" w14:textId="77777777" w:rsidR="00987E15" w:rsidRDefault="00987E15">
      <w:pPr>
        <w:spacing w:line="286" w:lineRule="exact"/>
        <w:rPr>
          <w:sz w:val="20"/>
          <w:szCs w:val="20"/>
        </w:rPr>
      </w:pPr>
    </w:p>
    <w:p w14:paraId="256959AC" w14:textId="77777777" w:rsidR="00987E15" w:rsidRDefault="0068775A">
      <w:pPr>
        <w:jc w:val="center"/>
        <w:rPr>
          <w:sz w:val="20"/>
          <w:szCs w:val="20"/>
        </w:rPr>
      </w:pPr>
      <w:r>
        <w:rPr>
          <w:rFonts w:ascii="Arial" w:eastAsia="Arial" w:hAnsi="Arial" w:cs="Arial"/>
          <w:sz w:val="21"/>
          <w:szCs w:val="21"/>
        </w:rPr>
        <w:t>Figure 14: Case 7, with containment measures: the eﬀect of nursing homes (orange)</w:t>
      </w:r>
    </w:p>
    <w:p w14:paraId="55A1EF2E" w14:textId="77777777" w:rsidR="00987E15" w:rsidRDefault="00987E15">
      <w:pPr>
        <w:sectPr w:rsidR="00987E15">
          <w:pgSz w:w="12240" w:h="15840"/>
          <w:pgMar w:top="1147" w:right="1440" w:bottom="1440" w:left="1440" w:header="0" w:footer="0" w:gutter="0"/>
          <w:cols w:space="720" w:equalWidth="0">
            <w:col w:w="9360"/>
          </w:cols>
        </w:sectPr>
      </w:pPr>
    </w:p>
    <w:p w14:paraId="40618D6E" w14:textId="77777777" w:rsidR="00987E15" w:rsidRDefault="00987E15">
      <w:pPr>
        <w:spacing w:line="200" w:lineRule="exact"/>
        <w:rPr>
          <w:sz w:val="20"/>
          <w:szCs w:val="20"/>
        </w:rPr>
      </w:pPr>
    </w:p>
    <w:p w14:paraId="797B8701" w14:textId="77777777" w:rsidR="00987E15" w:rsidRDefault="00987E15">
      <w:pPr>
        <w:spacing w:line="200" w:lineRule="exact"/>
        <w:rPr>
          <w:sz w:val="20"/>
          <w:szCs w:val="20"/>
        </w:rPr>
      </w:pPr>
    </w:p>
    <w:p w14:paraId="12F72D99" w14:textId="77777777" w:rsidR="00987E15" w:rsidRDefault="00987E15">
      <w:pPr>
        <w:spacing w:line="200" w:lineRule="exact"/>
        <w:rPr>
          <w:sz w:val="20"/>
          <w:szCs w:val="20"/>
        </w:rPr>
      </w:pPr>
    </w:p>
    <w:p w14:paraId="2F9D005A" w14:textId="77777777" w:rsidR="00987E15" w:rsidRDefault="00987E15">
      <w:pPr>
        <w:spacing w:line="200" w:lineRule="exact"/>
        <w:rPr>
          <w:sz w:val="20"/>
          <w:szCs w:val="20"/>
        </w:rPr>
      </w:pPr>
    </w:p>
    <w:p w14:paraId="35235842" w14:textId="77777777" w:rsidR="00987E15" w:rsidRDefault="00987E15">
      <w:pPr>
        <w:spacing w:line="200" w:lineRule="exact"/>
        <w:rPr>
          <w:sz w:val="20"/>
          <w:szCs w:val="20"/>
        </w:rPr>
      </w:pPr>
    </w:p>
    <w:p w14:paraId="27FDB478" w14:textId="77777777" w:rsidR="00987E15" w:rsidRDefault="00987E15">
      <w:pPr>
        <w:spacing w:line="200" w:lineRule="exact"/>
        <w:rPr>
          <w:sz w:val="20"/>
          <w:szCs w:val="20"/>
        </w:rPr>
      </w:pPr>
    </w:p>
    <w:p w14:paraId="4B0126ED" w14:textId="77777777" w:rsidR="00987E15" w:rsidRDefault="00987E15">
      <w:pPr>
        <w:spacing w:line="200" w:lineRule="exact"/>
        <w:rPr>
          <w:sz w:val="20"/>
          <w:szCs w:val="20"/>
        </w:rPr>
      </w:pPr>
    </w:p>
    <w:p w14:paraId="063F28F2" w14:textId="77777777" w:rsidR="00987E15" w:rsidRDefault="00987E15">
      <w:pPr>
        <w:spacing w:line="200" w:lineRule="exact"/>
        <w:rPr>
          <w:sz w:val="20"/>
          <w:szCs w:val="20"/>
        </w:rPr>
      </w:pPr>
    </w:p>
    <w:p w14:paraId="40126D08" w14:textId="77777777" w:rsidR="00987E15" w:rsidRDefault="00987E15">
      <w:pPr>
        <w:spacing w:line="200" w:lineRule="exact"/>
        <w:rPr>
          <w:sz w:val="20"/>
          <w:szCs w:val="20"/>
        </w:rPr>
      </w:pPr>
    </w:p>
    <w:p w14:paraId="1DEDB0B0" w14:textId="77777777" w:rsidR="00987E15" w:rsidRDefault="00987E15">
      <w:pPr>
        <w:spacing w:line="200" w:lineRule="exact"/>
        <w:rPr>
          <w:sz w:val="20"/>
          <w:szCs w:val="20"/>
        </w:rPr>
      </w:pPr>
    </w:p>
    <w:p w14:paraId="42A00F2D" w14:textId="77777777" w:rsidR="00987E15" w:rsidRDefault="00987E15">
      <w:pPr>
        <w:spacing w:line="200" w:lineRule="exact"/>
        <w:rPr>
          <w:sz w:val="20"/>
          <w:szCs w:val="20"/>
        </w:rPr>
      </w:pPr>
    </w:p>
    <w:p w14:paraId="117316E1" w14:textId="77777777" w:rsidR="00987E15" w:rsidRDefault="00987E15">
      <w:pPr>
        <w:spacing w:line="200" w:lineRule="exact"/>
        <w:rPr>
          <w:sz w:val="20"/>
          <w:szCs w:val="20"/>
        </w:rPr>
      </w:pPr>
    </w:p>
    <w:p w14:paraId="07416DF0" w14:textId="77777777" w:rsidR="00987E15" w:rsidRDefault="00987E15">
      <w:pPr>
        <w:spacing w:line="200" w:lineRule="exact"/>
        <w:rPr>
          <w:sz w:val="20"/>
          <w:szCs w:val="20"/>
        </w:rPr>
      </w:pPr>
    </w:p>
    <w:p w14:paraId="74234C80" w14:textId="77777777" w:rsidR="00987E15" w:rsidRDefault="00987E15">
      <w:pPr>
        <w:spacing w:line="200" w:lineRule="exact"/>
        <w:rPr>
          <w:sz w:val="20"/>
          <w:szCs w:val="20"/>
        </w:rPr>
      </w:pPr>
    </w:p>
    <w:p w14:paraId="093AD32C" w14:textId="77777777" w:rsidR="00987E15" w:rsidRDefault="00987E15">
      <w:pPr>
        <w:spacing w:line="200" w:lineRule="exact"/>
        <w:rPr>
          <w:sz w:val="20"/>
          <w:szCs w:val="20"/>
        </w:rPr>
      </w:pPr>
    </w:p>
    <w:p w14:paraId="30C3FE73" w14:textId="77777777" w:rsidR="00987E15" w:rsidRDefault="00987E15">
      <w:pPr>
        <w:spacing w:line="200" w:lineRule="exact"/>
        <w:rPr>
          <w:sz w:val="20"/>
          <w:szCs w:val="20"/>
        </w:rPr>
      </w:pPr>
    </w:p>
    <w:p w14:paraId="6A0555D8" w14:textId="77777777" w:rsidR="00987E15" w:rsidRDefault="00987E15">
      <w:pPr>
        <w:spacing w:line="200" w:lineRule="exact"/>
        <w:rPr>
          <w:sz w:val="20"/>
          <w:szCs w:val="20"/>
        </w:rPr>
      </w:pPr>
    </w:p>
    <w:p w14:paraId="69BB3807" w14:textId="77777777" w:rsidR="00987E15" w:rsidRDefault="00987E15">
      <w:pPr>
        <w:spacing w:line="200" w:lineRule="exact"/>
        <w:rPr>
          <w:sz w:val="20"/>
          <w:szCs w:val="20"/>
        </w:rPr>
      </w:pPr>
    </w:p>
    <w:p w14:paraId="4E614859" w14:textId="77777777" w:rsidR="00987E15" w:rsidRDefault="00987E15">
      <w:pPr>
        <w:spacing w:line="200" w:lineRule="exact"/>
        <w:rPr>
          <w:sz w:val="20"/>
          <w:szCs w:val="20"/>
        </w:rPr>
      </w:pPr>
    </w:p>
    <w:p w14:paraId="05215614" w14:textId="77777777" w:rsidR="00987E15" w:rsidRDefault="00987E15">
      <w:pPr>
        <w:spacing w:line="200" w:lineRule="exact"/>
        <w:rPr>
          <w:sz w:val="20"/>
          <w:szCs w:val="20"/>
        </w:rPr>
      </w:pPr>
    </w:p>
    <w:p w14:paraId="6AEFE546" w14:textId="77777777" w:rsidR="00987E15" w:rsidRDefault="00987E15">
      <w:pPr>
        <w:spacing w:line="200" w:lineRule="exact"/>
        <w:rPr>
          <w:sz w:val="20"/>
          <w:szCs w:val="20"/>
        </w:rPr>
      </w:pPr>
    </w:p>
    <w:p w14:paraId="103BAE7C" w14:textId="77777777" w:rsidR="00987E15" w:rsidRDefault="00987E15">
      <w:pPr>
        <w:spacing w:line="200" w:lineRule="exact"/>
        <w:rPr>
          <w:sz w:val="20"/>
          <w:szCs w:val="20"/>
        </w:rPr>
      </w:pPr>
    </w:p>
    <w:p w14:paraId="5CA18EDB" w14:textId="77777777" w:rsidR="00987E15" w:rsidRDefault="00987E15">
      <w:pPr>
        <w:spacing w:line="200" w:lineRule="exact"/>
        <w:rPr>
          <w:sz w:val="20"/>
          <w:szCs w:val="20"/>
        </w:rPr>
      </w:pPr>
    </w:p>
    <w:p w14:paraId="3CF25029" w14:textId="77777777" w:rsidR="00987E15" w:rsidRDefault="00987E15">
      <w:pPr>
        <w:spacing w:line="200" w:lineRule="exact"/>
        <w:rPr>
          <w:sz w:val="20"/>
          <w:szCs w:val="20"/>
        </w:rPr>
      </w:pPr>
    </w:p>
    <w:p w14:paraId="36F9FE40" w14:textId="77777777" w:rsidR="00987E15" w:rsidRDefault="00987E15">
      <w:pPr>
        <w:spacing w:line="200" w:lineRule="exact"/>
        <w:rPr>
          <w:sz w:val="20"/>
          <w:szCs w:val="20"/>
        </w:rPr>
      </w:pPr>
    </w:p>
    <w:p w14:paraId="2F9BB06C" w14:textId="77777777" w:rsidR="00987E15" w:rsidRDefault="00987E15">
      <w:pPr>
        <w:spacing w:line="200" w:lineRule="exact"/>
        <w:rPr>
          <w:sz w:val="20"/>
          <w:szCs w:val="20"/>
        </w:rPr>
      </w:pPr>
    </w:p>
    <w:p w14:paraId="02CBEA8B" w14:textId="77777777" w:rsidR="00987E15" w:rsidRDefault="00987E15">
      <w:pPr>
        <w:spacing w:line="200" w:lineRule="exact"/>
        <w:rPr>
          <w:sz w:val="20"/>
          <w:szCs w:val="20"/>
        </w:rPr>
      </w:pPr>
    </w:p>
    <w:p w14:paraId="63F178A9" w14:textId="77777777" w:rsidR="00987E15" w:rsidRDefault="00987E15">
      <w:pPr>
        <w:spacing w:line="200" w:lineRule="exact"/>
        <w:rPr>
          <w:sz w:val="20"/>
          <w:szCs w:val="20"/>
        </w:rPr>
      </w:pPr>
    </w:p>
    <w:p w14:paraId="41AEE501" w14:textId="77777777" w:rsidR="00987E15" w:rsidRDefault="00987E15">
      <w:pPr>
        <w:spacing w:line="200" w:lineRule="exact"/>
        <w:rPr>
          <w:sz w:val="20"/>
          <w:szCs w:val="20"/>
        </w:rPr>
      </w:pPr>
    </w:p>
    <w:p w14:paraId="6D9440A3" w14:textId="77777777" w:rsidR="00987E15" w:rsidRDefault="00987E15">
      <w:pPr>
        <w:spacing w:line="252" w:lineRule="exact"/>
        <w:rPr>
          <w:sz w:val="20"/>
          <w:szCs w:val="20"/>
        </w:rPr>
      </w:pPr>
    </w:p>
    <w:p w14:paraId="6B808EEB" w14:textId="77777777" w:rsidR="00987E15" w:rsidRDefault="0068775A">
      <w:pPr>
        <w:jc w:val="center"/>
        <w:rPr>
          <w:sz w:val="20"/>
          <w:szCs w:val="20"/>
        </w:rPr>
      </w:pPr>
      <w:r>
        <w:rPr>
          <w:rFonts w:ascii="Arial" w:eastAsia="Arial" w:hAnsi="Arial" w:cs="Arial"/>
          <w:sz w:val="17"/>
          <w:szCs w:val="17"/>
        </w:rPr>
        <w:t>19</w:t>
      </w:r>
    </w:p>
    <w:p w14:paraId="3DF7C82E" w14:textId="77777777" w:rsidR="00987E15" w:rsidRDefault="00987E15">
      <w:pPr>
        <w:sectPr w:rsidR="00987E15">
          <w:type w:val="continuous"/>
          <w:pgSz w:w="12240" w:h="15840"/>
          <w:pgMar w:top="1147" w:right="1440" w:bottom="1440" w:left="1440" w:header="0" w:footer="0" w:gutter="0"/>
          <w:cols w:space="720" w:equalWidth="0">
            <w:col w:w="9360"/>
          </w:cols>
        </w:sectPr>
      </w:pPr>
    </w:p>
    <w:p w14:paraId="65C75B75" w14:textId="77777777" w:rsidR="00987E15" w:rsidRDefault="0068775A">
      <w:pPr>
        <w:jc w:val="center"/>
        <w:rPr>
          <w:sz w:val="20"/>
          <w:szCs w:val="20"/>
        </w:rPr>
      </w:pPr>
      <w:bookmarkStart w:id="113" w:name="page20"/>
      <w:bookmarkEnd w:id="113"/>
      <w:r>
        <w:rPr>
          <w:rFonts w:ascii="Arial" w:eastAsia="Arial" w:hAnsi="Arial" w:cs="Arial"/>
        </w:rPr>
        <w:t>Work in progress &amp; draft: Comments and Corrections Welcome!</w:t>
      </w:r>
    </w:p>
    <w:p w14:paraId="2C0C9409"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2BEAB94F" wp14:editId="66D3DF78">
                <wp:simplePos x="0" y="0"/>
                <wp:positionH relativeFrom="column">
                  <wp:posOffset>251460</wp:posOffset>
                </wp:positionH>
                <wp:positionV relativeFrom="paragraph">
                  <wp:posOffset>23495</wp:posOffset>
                </wp:positionV>
                <wp:extent cx="544004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8A07BC" id="Shape 3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55Cj2L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7997F2C2" w14:textId="77777777" w:rsidR="00987E15" w:rsidRDefault="00987E15">
      <w:pPr>
        <w:spacing w:line="200" w:lineRule="exact"/>
        <w:rPr>
          <w:sz w:val="20"/>
          <w:szCs w:val="20"/>
        </w:rPr>
      </w:pPr>
    </w:p>
    <w:p w14:paraId="55490658" w14:textId="77777777" w:rsidR="00987E15" w:rsidRDefault="00987E15">
      <w:pPr>
        <w:spacing w:line="329" w:lineRule="exact"/>
        <w:rPr>
          <w:sz w:val="20"/>
          <w:szCs w:val="20"/>
        </w:rPr>
      </w:pPr>
    </w:p>
    <w:p w14:paraId="6D854033" w14:textId="77777777" w:rsidR="00987E15" w:rsidRDefault="0068775A">
      <w:pPr>
        <w:tabs>
          <w:tab w:val="left" w:pos="1200"/>
        </w:tabs>
        <w:ind w:left="400"/>
        <w:rPr>
          <w:sz w:val="20"/>
          <w:szCs w:val="20"/>
        </w:rPr>
      </w:pPr>
      <w:r>
        <w:rPr>
          <w:rFonts w:ascii="Arial" w:eastAsia="Arial" w:hAnsi="Arial" w:cs="Arial"/>
        </w:rPr>
        <w:t>A.3.2</w:t>
      </w:r>
      <w:r>
        <w:rPr>
          <w:rFonts w:ascii="Arial" w:eastAsia="Arial" w:hAnsi="Arial" w:cs="Arial"/>
        </w:rPr>
        <w:tab/>
        <w:t>Case 8 with workers and control of fragiliy in two steps</w:t>
      </w:r>
    </w:p>
    <w:p w14:paraId="2BFCC363" w14:textId="77777777" w:rsidR="00987E15" w:rsidRDefault="0068775A">
      <w:pPr>
        <w:spacing w:line="20" w:lineRule="exact"/>
        <w:rPr>
          <w:sz w:val="20"/>
          <w:szCs w:val="20"/>
        </w:rPr>
      </w:pPr>
      <w:r>
        <w:rPr>
          <w:noProof/>
          <w:sz w:val="20"/>
          <w:szCs w:val="20"/>
        </w:rPr>
        <w:drawing>
          <wp:anchor distT="0" distB="0" distL="114300" distR="114300" simplePos="0" relativeHeight="251659264" behindDoc="1" locked="0" layoutInCell="0" allowOverlap="1" wp14:anchorId="6930DB47" wp14:editId="12592716">
            <wp:simplePos x="0" y="0"/>
            <wp:positionH relativeFrom="column">
              <wp:posOffset>795655</wp:posOffset>
            </wp:positionH>
            <wp:positionV relativeFrom="paragraph">
              <wp:posOffset>244475</wp:posOffset>
            </wp:positionV>
            <wp:extent cx="4352290" cy="24053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4352290" cy="2405380"/>
                    </a:xfrm>
                    <a:prstGeom prst="rect">
                      <a:avLst/>
                    </a:prstGeom>
                    <a:noFill/>
                  </pic:spPr>
                </pic:pic>
              </a:graphicData>
            </a:graphic>
          </wp:anchor>
        </w:drawing>
      </w:r>
    </w:p>
    <w:p w14:paraId="1AE0854F" w14:textId="77777777" w:rsidR="00987E15" w:rsidRDefault="00987E15">
      <w:pPr>
        <w:spacing w:line="200" w:lineRule="exact"/>
        <w:rPr>
          <w:sz w:val="20"/>
          <w:szCs w:val="20"/>
        </w:rPr>
      </w:pPr>
    </w:p>
    <w:p w14:paraId="3266E118" w14:textId="77777777" w:rsidR="00987E15" w:rsidRDefault="00987E15">
      <w:pPr>
        <w:spacing w:line="200" w:lineRule="exact"/>
        <w:rPr>
          <w:sz w:val="20"/>
          <w:szCs w:val="20"/>
        </w:rPr>
      </w:pPr>
    </w:p>
    <w:p w14:paraId="2FD634CE" w14:textId="77777777" w:rsidR="00987E15" w:rsidRDefault="00987E15">
      <w:pPr>
        <w:spacing w:line="200" w:lineRule="exact"/>
        <w:rPr>
          <w:sz w:val="20"/>
          <w:szCs w:val="20"/>
        </w:rPr>
      </w:pPr>
    </w:p>
    <w:p w14:paraId="47B48991" w14:textId="77777777" w:rsidR="00987E15" w:rsidRDefault="00987E15">
      <w:pPr>
        <w:spacing w:line="200" w:lineRule="exact"/>
        <w:rPr>
          <w:sz w:val="20"/>
          <w:szCs w:val="20"/>
        </w:rPr>
      </w:pPr>
    </w:p>
    <w:p w14:paraId="740E6B7F" w14:textId="77777777" w:rsidR="00987E15" w:rsidRDefault="00987E15">
      <w:pPr>
        <w:spacing w:line="200" w:lineRule="exact"/>
        <w:rPr>
          <w:sz w:val="20"/>
          <w:szCs w:val="20"/>
        </w:rPr>
      </w:pPr>
    </w:p>
    <w:p w14:paraId="683ECF96" w14:textId="77777777" w:rsidR="00987E15" w:rsidRDefault="00987E15">
      <w:pPr>
        <w:spacing w:line="200" w:lineRule="exact"/>
        <w:rPr>
          <w:sz w:val="20"/>
          <w:szCs w:val="20"/>
        </w:rPr>
      </w:pPr>
    </w:p>
    <w:p w14:paraId="4CAE8F6C" w14:textId="77777777" w:rsidR="00987E15" w:rsidRDefault="00987E15">
      <w:pPr>
        <w:spacing w:line="200" w:lineRule="exact"/>
        <w:rPr>
          <w:sz w:val="20"/>
          <w:szCs w:val="20"/>
        </w:rPr>
      </w:pPr>
    </w:p>
    <w:p w14:paraId="5FC10B95" w14:textId="77777777" w:rsidR="00987E15" w:rsidRDefault="00987E15">
      <w:pPr>
        <w:spacing w:line="200" w:lineRule="exact"/>
        <w:rPr>
          <w:sz w:val="20"/>
          <w:szCs w:val="20"/>
        </w:rPr>
      </w:pPr>
    </w:p>
    <w:p w14:paraId="0BE63BCF" w14:textId="77777777" w:rsidR="00987E15" w:rsidRDefault="00987E15">
      <w:pPr>
        <w:spacing w:line="200" w:lineRule="exact"/>
        <w:rPr>
          <w:sz w:val="20"/>
          <w:szCs w:val="20"/>
        </w:rPr>
      </w:pPr>
    </w:p>
    <w:p w14:paraId="1A911E29" w14:textId="77777777" w:rsidR="00987E15" w:rsidRDefault="00987E15">
      <w:pPr>
        <w:spacing w:line="200" w:lineRule="exact"/>
        <w:rPr>
          <w:sz w:val="20"/>
          <w:szCs w:val="20"/>
        </w:rPr>
      </w:pPr>
    </w:p>
    <w:p w14:paraId="4C3ED9F2" w14:textId="77777777" w:rsidR="00987E15" w:rsidRDefault="00987E15">
      <w:pPr>
        <w:spacing w:line="200" w:lineRule="exact"/>
        <w:rPr>
          <w:sz w:val="20"/>
          <w:szCs w:val="20"/>
        </w:rPr>
      </w:pPr>
    </w:p>
    <w:p w14:paraId="223BE498" w14:textId="77777777" w:rsidR="00987E15" w:rsidRDefault="00987E15">
      <w:pPr>
        <w:spacing w:line="200" w:lineRule="exact"/>
        <w:rPr>
          <w:sz w:val="20"/>
          <w:szCs w:val="20"/>
        </w:rPr>
      </w:pPr>
    </w:p>
    <w:p w14:paraId="6EBD603A" w14:textId="77777777" w:rsidR="00987E15" w:rsidRDefault="00987E15">
      <w:pPr>
        <w:spacing w:line="200" w:lineRule="exact"/>
        <w:rPr>
          <w:sz w:val="20"/>
          <w:szCs w:val="20"/>
        </w:rPr>
      </w:pPr>
    </w:p>
    <w:p w14:paraId="72217612" w14:textId="77777777" w:rsidR="00987E15" w:rsidRDefault="00987E15">
      <w:pPr>
        <w:spacing w:line="200" w:lineRule="exact"/>
        <w:rPr>
          <w:sz w:val="20"/>
          <w:szCs w:val="20"/>
        </w:rPr>
      </w:pPr>
    </w:p>
    <w:p w14:paraId="08BB8B0D" w14:textId="77777777" w:rsidR="00987E15" w:rsidRDefault="00987E15">
      <w:pPr>
        <w:spacing w:line="200" w:lineRule="exact"/>
        <w:rPr>
          <w:sz w:val="20"/>
          <w:szCs w:val="20"/>
        </w:rPr>
      </w:pPr>
    </w:p>
    <w:p w14:paraId="1DD2249A" w14:textId="77777777" w:rsidR="00987E15" w:rsidRDefault="00987E15">
      <w:pPr>
        <w:spacing w:line="200" w:lineRule="exact"/>
        <w:rPr>
          <w:sz w:val="20"/>
          <w:szCs w:val="20"/>
        </w:rPr>
      </w:pPr>
    </w:p>
    <w:p w14:paraId="21D2E83C" w14:textId="77777777" w:rsidR="00987E15" w:rsidRDefault="00987E15">
      <w:pPr>
        <w:spacing w:line="200" w:lineRule="exact"/>
        <w:rPr>
          <w:sz w:val="20"/>
          <w:szCs w:val="20"/>
        </w:rPr>
      </w:pPr>
    </w:p>
    <w:p w14:paraId="332419CB" w14:textId="77777777" w:rsidR="00987E15" w:rsidRDefault="00987E15">
      <w:pPr>
        <w:spacing w:line="200" w:lineRule="exact"/>
        <w:rPr>
          <w:sz w:val="20"/>
          <w:szCs w:val="20"/>
        </w:rPr>
      </w:pPr>
    </w:p>
    <w:p w14:paraId="0AFE4BFA" w14:textId="77777777" w:rsidR="00987E15" w:rsidRDefault="00987E15">
      <w:pPr>
        <w:spacing w:line="200" w:lineRule="exact"/>
        <w:rPr>
          <w:sz w:val="20"/>
          <w:szCs w:val="20"/>
        </w:rPr>
      </w:pPr>
    </w:p>
    <w:p w14:paraId="58B57762" w14:textId="77777777" w:rsidR="00987E15" w:rsidRDefault="00987E15">
      <w:pPr>
        <w:spacing w:line="200" w:lineRule="exact"/>
        <w:rPr>
          <w:sz w:val="20"/>
          <w:szCs w:val="20"/>
        </w:rPr>
      </w:pPr>
    </w:p>
    <w:p w14:paraId="44B1C1F8" w14:textId="77777777" w:rsidR="00987E15" w:rsidRDefault="00987E15">
      <w:pPr>
        <w:spacing w:line="200" w:lineRule="exact"/>
        <w:rPr>
          <w:sz w:val="20"/>
          <w:szCs w:val="20"/>
        </w:rPr>
      </w:pPr>
    </w:p>
    <w:p w14:paraId="726B18FD" w14:textId="77777777" w:rsidR="00987E15" w:rsidRDefault="00987E15">
      <w:pPr>
        <w:spacing w:line="218" w:lineRule="exact"/>
        <w:rPr>
          <w:sz w:val="20"/>
          <w:szCs w:val="20"/>
        </w:rPr>
      </w:pPr>
    </w:p>
    <w:p w14:paraId="11AA9035" w14:textId="77777777" w:rsidR="00987E15" w:rsidRDefault="0068775A">
      <w:pPr>
        <w:spacing w:line="276" w:lineRule="auto"/>
        <w:ind w:left="400" w:right="400"/>
        <w:jc w:val="both"/>
        <w:rPr>
          <w:sz w:val="20"/>
          <w:szCs w:val="20"/>
        </w:rPr>
      </w:pPr>
      <w:r>
        <w:rPr>
          <w:rFonts w:ascii="Arial" w:eastAsia="Arial" w:hAnsi="Arial" w:cs="Arial"/>
        </w:rPr>
        <w:t>Figure 15: Case 8, with containment measures: a highly significant eﬀect of workplaces (brown)</w:t>
      </w:r>
    </w:p>
    <w:p w14:paraId="576B031D" w14:textId="77777777" w:rsidR="00987E15" w:rsidRDefault="0068775A">
      <w:pPr>
        <w:spacing w:line="20" w:lineRule="exact"/>
        <w:rPr>
          <w:sz w:val="20"/>
          <w:szCs w:val="20"/>
        </w:rPr>
      </w:pPr>
      <w:r>
        <w:rPr>
          <w:noProof/>
          <w:sz w:val="20"/>
          <w:szCs w:val="20"/>
        </w:rPr>
        <w:drawing>
          <wp:anchor distT="0" distB="0" distL="114300" distR="114300" simplePos="0" relativeHeight="251660288" behindDoc="1" locked="0" layoutInCell="0" allowOverlap="1" wp14:anchorId="013D26E0" wp14:editId="2209157A">
            <wp:simplePos x="0" y="0"/>
            <wp:positionH relativeFrom="column">
              <wp:posOffset>795655</wp:posOffset>
            </wp:positionH>
            <wp:positionV relativeFrom="paragraph">
              <wp:posOffset>427355</wp:posOffset>
            </wp:positionV>
            <wp:extent cx="4352925" cy="2425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4352925" cy="2425700"/>
                    </a:xfrm>
                    <a:prstGeom prst="rect">
                      <a:avLst/>
                    </a:prstGeom>
                    <a:noFill/>
                  </pic:spPr>
                </pic:pic>
              </a:graphicData>
            </a:graphic>
          </wp:anchor>
        </w:drawing>
      </w:r>
    </w:p>
    <w:p w14:paraId="3F6362C6" w14:textId="77777777" w:rsidR="00987E15" w:rsidRDefault="00987E15">
      <w:pPr>
        <w:spacing w:line="200" w:lineRule="exact"/>
        <w:rPr>
          <w:sz w:val="20"/>
          <w:szCs w:val="20"/>
        </w:rPr>
      </w:pPr>
    </w:p>
    <w:p w14:paraId="62D12DB4" w14:textId="77777777" w:rsidR="00987E15" w:rsidRDefault="00987E15">
      <w:pPr>
        <w:spacing w:line="200" w:lineRule="exact"/>
        <w:rPr>
          <w:sz w:val="20"/>
          <w:szCs w:val="20"/>
        </w:rPr>
      </w:pPr>
    </w:p>
    <w:p w14:paraId="0DD34230" w14:textId="77777777" w:rsidR="00987E15" w:rsidRDefault="00987E15">
      <w:pPr>
        <w:spacing w:line="200" w:lineRule="exact"/>
        <w:rPr>
          <w:sz w:val="20"/>
          <w:szCs w:val="20"/>
        </w:rPr>
      </w:pPr>
    </w:p>
    <w:p w14:paraId="7C9EDF36" w14:textId="77777777" w:rsidR="00987E15" w:rsidRDefault="00987E15">
      <w:pPr>
        <w:spacing w:line="200" w:lineRule="exact"/>
        <w:rPr>
          <w:sz w:val="20"/>
          <w:szCs w:val="20"/>
        </w:rPr>
      </w:pPr>
    </w:p>
    <w:p w14:paraId="75E60829" w14:textId="77777777" w:rsidR="00987E15" w:rsidRDefault="00987E15">
      <w:pPr>
        <w:spacing w:line="200" w:lineRule="exact"/>
        <w:rPr>
          <w:sz w:val="20"/>
          <w:szCs w:val="20"/>
        </w:rPr>
      </w:pPr>
    </w:p>
    <w:p w14:paraId="14D3FC51" w14:textId="77777777" w:rsidR="00987E15" w:rsidRDefault="00987E15">
      <w:pPr>
        <w:spacing w:line="200" w:lineRule="exact"/>
        <w:rPr>
          <w:sz w:val="20"/>
          <w:szCs w:val="20"/>
        </w:rPr>
      </w:pPr>
    </w:p>
    <w:p w14:paraId="238366CD" w14:textId="77777777" w:rsidR="00987E15" w:rsidRDefault="00987E15">
      <w:pPr>
        <w:spacing w:line="200" w:lineRule="exact"/>
        <w:rPr>
          <w:sz w:val="20"/>
          <w:szCs w:val="20"/>
        </w:rPr>
      </w:pPr>
    </w:p>
    <w:p w14:paraId="030B82DE" w14:textId="77777777" w:rsidR="00987E15" w:rsidRDefault="00987E15">
      <w:pPr>
        <w:spacing w:line="200" w:lineRule="exact"/>
        <w:rPr>
          <w:sz w:val="20"/>
          <w:szCs w:val="20"/>
        </w:rPr>
      </w:pPr>
    </w:p>
    <w:p w14:paraId="6BA8418F" w14:textId="77777777" w:rsidR="00987E15" w:rsidRDefault="00987E15">
      <w:pPr>
        <w:spacing w:line="200" w:lineRule="exact"/>
        <w:rPr>
          <w:sz w:val="20"/>
          <w:szCs w:val="20"/>
        </w:rPr>
      </w:pPr>
    </w:p>
    <w:p w14:paraId="30E7ECA9" w14:textId="77777777" w:rsidR="00987E15" w:rsidRDefault="00987E15">
      <w:pPr>
        <w:spacing w:line="200" w:lineRule="exact"/>
        <w:rPr>
          <w:sz w:val="20"/>
          <w:szCs w:val="20"/>
        </w:rPr>
      </w:pPr>
    </w:p>
    <w:p w14:paraId="4C6ED48E" w14:textId="77777777" w:rsidR="00987E15" w:rsidRDefault="00987E15">
      <w:pPr>
        <w:spacing w:line="200" w:lineRule="exact"/>
        <w:rPr>
          <w:sz w:val="20"/>
          <w:szCs w:val="20"/>
        </w:rPr>
      </w:pPr>
    </w:p>
    <w:p w14:paraId="52DD1829" w14:textId="77777777" w:rsidR="00987E15" w:rsidRDefault="00987E15">
      <w:pPr>
        <w:spacing w:line="200" w:lineRule="exact"/>
        <w:rPr>
          <w:sz w:val="20"/>
          <w:szCs w:val="20"/>
        </w:rPr>
      </w:pPr>
    </w:p>
    <w:p w14:paraId="06F4CF2A" w14:textId="77777777" w:rsidR="00987E15" w:rsidRDefault="00987E15">
      <w:pPr>
        <w:spacing w:line="200" w:lineRule="exact"/>
        <w:rPr>
          <w:sz w:val="20"/>
          <w:szCs w:val="20"/>
        </w:rPr>
      </w:pPr>
    </w:p>
    <w:p w14:paraId="78BC31CE" w14:textId="77777777" w:rsidR="00987E15" w:rsidRDefault="00987E15">
      <w:pPr>
        <w:spacing w:line="200" w:lineRule="exact"/>
        <w:rPr>
          <w:sz w:val="20"/>
          <w:szCs w:val="20"/>
        </w:rPr>
      </w:pPr>
    </w:p>
    <w:p w14:paraId="66CFAAD6" w14:textId="77777777" w:rsidR="00987E15" w:rsidRDefault="00987E15">
      <w:pPr>
        <w:spacing w:line="200" w:lineRule="exact"/>
        <w:rPr>
          <w:sz w:val="20"/>
          <w:szCs w:val="20"/>
        </w:rPr>
      </w:pPr>
    </w:p>
    <w:p w14:paraId="47D9CF73" w14:textId="77777777" w:rsidR="00987E15" w:rsidRDefault="00987E15">
      <w:pPr>
        <w:spacing w:line="200" w:lineRule="exact"/>
        <w:rPr>
          <w:sz w:val="20"/>
          <w:szCs w:val="20"/>
        </w:rPr>
      </w:pPr>
    </w:p>
    <w:p w14:paraId="09F84459" w14:textId="77777777" w:rsidR="00987E15" w:rsidRDefault="00987E15">
      <w:pPr>
        <w:spacing w:line="200" w:lineRule="exact"/>
        <w:rPr>
          <w:sz w:val="20"/>
          <w:szCs w:val="20"/>
        </w:rPr>
      </w:pPr>
    </w:p>
    <w:p w14:paraId="1462CE72" w14:textId="77777777" w:rsidR="00987E15" w:rsidRDefault="00987E15">
      <w:pPr>
        <w:spacing w:line="200" w:lineRule="exact"/>
        <w:rPr>
          <w:sz w:val="20"/>
          <w:szCs w:val="20"/>
        </w:rPr>
      </w:pPr>
    </w:p>
    <w:p w14:paraId="2D96A32A" w14:textId="77777777" w:rsidR="00987E15" w:rsidRDefault="00987E15">
      <w:pPr>
        <w:spacing w:line="200" w:lineRule="exact"/>
        <w:rPr>
          <w:sz w:val="20"/>
          <w:szCs w:val="20"/>
        </w:rPr>
      </w:pPr>
    </w:p>
    <w:p w14:paraId="06FE3B22" w14:textId="77777777" w:rsidR="00987E15" w:rsidRDefault="00987E15">
      <w:pPr>
        <w:spacing w:line="200" w:lineRule="exact"/>
        <w:rPr>
          <w:sz w:val="20"/>
          <w:szCs w:val="20"/>
        </w:rPr>
      </w:pPr>
    </w:p>
    <w:p w14:paraId="622F35A8" w14:textId="77777777" w:rsidR="00987E15" w:rsidRDefault="00987E15">
      <w:pPr>
        <w:spacing w:line="200" w:lineRule="exact"/>
        <w:rPr>
          <w:sz w:val="20"/>
          <w:szCs w:val="20"/>
        </w:rPr>
      </w:pPr>
    </w:p>
    <w:p w14:paraId="482A519C" w14:textId="77777777" w:rsidR="00987E15" w:rsidRDefault="00987E15">
      <w:pPr>
        <w:spacing w:line="200" w:lineRule="exact"/>
        <w:rPr>
          <w:sz w:val="20"/>
          <w:szCs w:val="20"/>
        </w:rPr>
      </w:pPr>
    </w:p>
    <w:p w14:paraId="1A89B6E0" w14:textId="77777777" w:rsidR="00987E15" w:rsidRDefault="00987E15">
      <w:pPr>
        <w:spacing w:line="338" w:lineRule="exact"/>
        <w:rPr>
          <w:sz w:val="20"/>
          <w:szCs w:val="20"/>
        </w:rPr>
      </w:pPr>
    </w:p>
    <w:p w14:paraId="303963C0" w14:textId="77777777" w:rsidR="00987E15" w:rsidRDefault="0068775A">
      <w:pPr>
        <w:spacing w:line="266" w:lineRule="auto"/>
        <w:ind w:left="400" w:right="400"/>
        <w:jc w:val="both"/>
        <w:rPr>
          <w:sz w:val="20"/>
          <w:szCs w:val="20"/>
        </w:rPr>
      </w:pPr>
      <w:r>
        <w:rPr>
          <w:rFonts w:ascii="Arial" w:eastAsia="Arial" w:hAnsi="Arial" w:cs="Arial"/>
        </w:rPr>
        <w:t>Figure 16: Case 8, with containment measures, stopping fragile workers at day 20, with a positive result, but home contagions (cyan) keep alive the pandemic, which explods again in workplaces (brown)</w:t>
      </w:r>
    </w:p>
    <w:p w14:paraId="24B49551" w14:textId="77777777" w:rsidR="00987E15" w:rsidRDefault="00987E15">
      <w:pPr>
        <w:sectPr w:rsidR="00987E15">
          <w:pgSz w:w="12240" w:h="15840"/>
          <w:pgMar w:top="1147" w:right="1440" w:bottom="1440" w:left="1440" w:header="0" w:footer="0" w:gutter="0"/>
          <w:cols w:space="720" w:equalWidth="0">
            <w:col w:w="9360"/>
          </w:cols>
        </w:sectPr>
      </w:pPr>
    </w:p>
    <w:p w14:paraId="3ED112BA" w14:textId="77777777" w:rsidR="00987E15" w:rsidRDefault="00987E15">
      <w:pPr>
        <w:spacing w:line="200" w:lineRule="exact"/>
        <w:rPr>
          <w:sz w:val="20"/>
          <w:szCs w:val="20"/>
        </w:rPr>
      </w:pPr>
    </w:p>
    <w:p w14:paraId="75C83C4A" w14:textId="77777777" w:rsidR="00987E15" w:rsidRDefault="00987E15">
      <w:pPr>
        <w:spacing w:line="392" w:lineRule="exact"/>
        <w:rPr>
          <w:sz w:val="20"/>
          <w:szCs w:val="20"/>
        </w:rPr>
      </w:pPr>
    </w:p>
    <w:p w14:paraId="1DBDD11B" w14:textId="77777777" w:rsidR="00987E15" w:rsidRDefault="0068775A">
      <w:pPr>
        <w:jc w:val="center"/>
        <w:rPr>
          <w:sz w:val="20"/>
          <w:szCs w:val="20"/>
        </w:rPr>
      </w:pPr>
      <w:r>
        <w:rPr>
          <w:rFonts w:ascii="Arial" w:eastAsia="Arial" w:hAnsi="Arial" w:cs="Arial"/>
          <w:sz w:val="17"/>
          <w:szCs w:val="17"/>
        </w:rPr>
        <w:t>20</w:t>
      </w:r>
    </w:p>
    <w:p w14:paraId="160BB3C8" w14:textId="77777777" w:rsidR="00987E15" w:rsidRDefault="00987E15">
      <w:pPr>
        <w:sectPr w:rsidR="00987E15">
          <w:type w:val="continuous"/>
          <w:pgSz w:w="12240" w:h="15840"/>
          <w:pgMar w:top="1147" w:right="1440" w:bottom="1440" w:left="1440" w:header="0" w:footer="0" w:gutter="0"/>
          <w:cols w:space="720" w:equalWidth="0">
            <w:col w:w="9360"/>
          </w:cols>
        </w:sectPr>
      </w:pPr>
    </w:p>
    <w:p w14:paraId="59FCB142" w14:textId="77777777" w:rsidR="00987E15" w:rsidRDefault="0068775A">
      <w:pPr>
        <w:jc w:val="center"/>
        <w:rPr>
          <w:sz w:val="20"/>
          <w:szCs w:val="20"/>
        </w:rPr>
      </w:pPr>
      <w:bookmarkStart w:id="114" w:name="page21"/>
      <w:bookmarkEnd w:id="114"/>
      <w:r>
        <w:rPr>
          <w:rFonts w:ascii="Arial" w:eastAsia="Arial" w:hAnsi="Arial" w:cs="Arial"/>
        </w:rPr>
        <w:t>Work in progress &amp; draft: Comments and Corrections Welcome!</w:t>
      </w:r>
    </w:p>
    <w:p w14:paraId="4E291442"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5189A257" wp14:editId="2825D1B7">
                <wp:simplePos x="0" y="0"/>
                <wp:positionH relativeFrom="column">
                  <wp:posOffset>251460</wp:posOffset>
                </wp:positionH>
                <wp:positionV relativeFrom="paragraph">
                  <wp:posOffset>23495</wp:posOffset>
                </wp:positionV>
                <wp:extent cx="544004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B2A299" id="Shape 4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hg8t4L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62336" behindDoc="1" locked="0" layoutInCell="0" allowOverlap="1" wp14:anchorId="4DEB1D11" wp14:editId="4FC6E8DF">
            <wp:simplePos x="0" y="0"/>
            <wp:positionH relativeFrom="column">
              <wp:posOffset>795655</wp:posOffset>
            </wp:positionH>
            <wp:positionV relativeFrom="paragraph">
              <wp:posOffset>337820</wp:posOffset>
            </wp:positionV>
            <wp:extent cx="4352925" cy="24257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4352925" cy="2425700"/>
                    </a:xfrm>
                    <a:prstGeom prst="rect">
                      <a:avLst/>
                    </a:prstGeom>
                    <a:noFill/>
                  </pic:spPr>
                </pic:pic>
              </a:graphicData>
            </a:graphic>
          </wp:anchor>
        </w:drawing>
      </w:r>
    </w:p>
    <w:p w14:paraId="18FAF54E" w14:textId="77777777" w:rsidR="00987E15" w:rsidRDefault="00987E15">
      <w:pPr>
        <w:spacing w:line="200" w:lineRule="exact"/>
        <w:rPr>
          <w:sz w:val="20"/>
          <w:szCs w:val="20"/>
        </w:rPr>
      </w:pPr>
    </w:p>
    <w:p w14:paraId="6EA17631" w14:textId="77777777" w:rsidR="00987E15" w:rsidRDefault="00987E15">
      <w:pPr>
        <w:spacing w:line="200" w:lineRule="exact"/>
        <w:rPr>
          <w:sz w:val="20"/>
          <w:szCs w:val="20"/>
        </w:rPr>
      </w:pPr>
    </w:p>
    <w:p w14:paraId="4340333B" w14:textId="77777777" w:rsidR="00987E15" w:rsidRDefault="00987E15">
      <w:pPr>
        <w:spacing w:line="200" w:lineRule="exact"/>
        <w:rPr>
          <w:sz w:val="20"/>
          <w:szCs w:val="20"/>
        </w:rPr>
      </w:pPr>
    </w:p>
    <w:p w14:paraId="10FA3AF9" w14:textId="77777777" w:rsidR="00987E15" w:rsidRDefault="00987E15">
      <w:pPr>
        <w:spacing w:line="200" w:lineRule="exact"/>
        <w:rPr>
          <w:sz w:val="20"/>
          <w:szCs w:val="20"/>
        </w:rPr>
      </w:pPr>
    </w:p>
    <w:p w14:paraId="6AB52272" w14:textId="77777777" w:rsidR="00987E15" w:rsidRDefault="00987E15">
      <w:pPr>
        <w:spacing w:line="200" w:lineRule="exact"/>
        <w:rPr>
          <w:sz w:val="20"/>
          <w:szCs w:val="20"/>
        </w:rPr>
      </w:pPr>
    </w:p>
    <w:p w14:paraId="41F74DE6" w14:textId="77777777" w:rsidR="00987E15" w:rsidRDefault="00987E15">
      <w:pPr>
        <w:spacing w:line="200" w:lineRule="exact"/>
        <w:rPr>
          <w:sz w:val="20"/>
          <w:szCs w:val="20"/>
        </w:rPr>
      </w:pPr>
    </w:p>
    <w:p w14:paraId="47744C44" w14:textId="77777777" w:rsidR="00987E15" w:rsidRDefault="00987E15">
      <w:pPr>
        <w:spacing w:line="200" w:lineRule="exact"/>
        <w:rPr>
          <w:sz w:val="20"/>
          <w:szCs w:val="20"/>
        </w:rPr>
      </w:pPr>
    </w:p>
    <w:p w14:paraId="539EB321" w14:textId="77777777" w:rsidR="00987E15" w:rsidRDefault="00987E15">
      <w:pPr>
        <w:spacing w:line="200" w:lineRule="exact"/>
        <w:rPr>
          <w:sz w:val="20"/>
          <w:szCs w:val="20"/>
        </w:rPr>
      </w:pPr>
    </w:p>
    <w:p w14:paraId="0A4ADE72" w14:textId="77777777" w:rsidR="00987E15" w:rsidRDefault="00987E15">
      <w:pPr>
        <w:spacing w:line="200" w:lineRule="exact"/>
        <w:rPr>
          <w:sz w:val="20"/>
          <w:szCs w:val="20"/>
        </w:rPr>
      </w:pPr>
    </w:p>
    <w:p w14:paraId="75446CA4" w14:textId="77777777" w:rsidR="00987E15" w:rsidRDefault="00987E15">
      <w:pPr>
        <w:spacing w:line="200" w:lineRule="exact"/>
        <w:rPr>
          <w:sz w:val="20"/>
          <w:szCs w:val="20"/>
        </w:rPr>
      </w:pPr>
    </w:p>
    <w:p w14:paraId="5D08B661" w14:textId="77777777" w:rsidR="00987E15" w:rsidRDefault="00987E15">
      <w:pPr>
        <w:spacing w:line="200" w:lineRule="exact"/>
        <w:rPr>
          <w:sz w:val="20"/>
          <w:szCs w:val="20"/>
        </w:rPr>
      </w:pPr>
    </w:p>
    <w:p w14:paraId="3249892C" w14:textId="77777777" w:rsidR="00987E15" w:rsidRDefault="00987E15">
      <w:pPr>
        <w:spacing w:line="200" w:lineRule="exact"/>
        <w:rPr>
          <w:sz w:val="20"/>
          <w:szCs w:val="20"/>
        </w:rPr>
      </w:pPr>
    </w:p>
    <w:p w14:paraId="4A201FF8" w14:textId="77777777" w:rsidR="00987E15" w:rsidRDefault="00987E15">
      <w:pPr>
        <w:spacing w:line="200" w:lineRule="exact"/>
        <w:rPr>
          <w:sz w:val="20"/>
          <w:szCs w:val="20"/>
        </w:rPr>
      </w:pPr>
    </w:p>
    <w:p w14:paraId="4D7755C5" w14:textId="77777777" w:rsidR="00987E15" w:rsidRDefault="00987E15">
      <w:pPr>
        <w:spacing w:line="200" w:lineRule="exact"/>
        <w:rPr>
          <w:sz w:val="20"/>
          <w:szCs w:val="20"/>
        </w:rPr>
      </w:pPr>
    </w:p>
    <w:p w14:paraId="762236E3" w14:textId="77777777" w:rsidR="00987E15" w:rsidRDefault="00987E15">
      <w:pPr>
        <w:spacing w:line="200" w:lineRule="exact"/>
        <w:rPr>
          <w:sz w:val="20"/>
          <w:szCs w:val="20"/>
        </w:rPr>
      </w:pPr>
    </w:p>
    <w:p w14:paraId="19A097E1" w14:textId="77777777" w:rsidR="00987E15" w:rsidRDefault="00987E15">
      <w:pPr>
        <w:spacing w:line="200" w:lineRule="exact"/>
        <w:rPr>
          <w:sz w:val="20"/>
          <w:szCs w:val="20"/>
        </w:rPr>
      </w:pPr>
    </w:p>
    <w:p w14:paraId="40EF5E7E" w14:textId="77777777" w:rsidR="00987E15" w:rsidRDefault="00987E15">
      <w:pPr>
        <w:spacing w:line="200" w:lineRule="exact"/>
        <w:rPr>
          <w:sz w:val="20"/>
          <w:szCs w:val="20"/>
        </w:rPr>
      </w:pPr>
    </w:p>
    <w:p w14:paraId="3A08D3C0" w14:textId="77777777" w:rsidR="00987E15" w:rsidRDefault="00987E15">
      <w:pPr>
        <w:spacing w:line="200" w:lineRule="exact"/>
        <w:rPr>
          <w:sz w:val="20"/>
          <w:szCs w:val="20"/>
        </w:rPr>
      </w:pPr>
    </w:p>
    <w:p w14:paraId="7FB04DA1" w14:textId="77777777" w:rsidR="00987E15" w:rsidRDefault="00987E15">
      <w:pPr>
        <w:spacing w:line="200" w:lineRule="exact"/>
        <w:rPr>
          <w:sz w:val="20"/>
          <w:szCs w:val="20"/>
        </w:rPr>
      </w:pPr>
    </w:p>
    <w:p w14:paraId="299F145F" w14:textId="77777777" w:rsidR="00987E15" w:rsidRDefault="00987E15">
      <w:pPr>
        <w:spacing w:line="200" w:lineRule="exact"/>
        <w:rPr>
          <w:sz w:val="20"/>
          <w:szCs w:val="20"/>
        </w:rPr>
      </w:pPr>
    </w:p>
    <w:p w14:paraId="56DD5627" w14:textId="77777777" w:rsidR="00987E15" w:rsidRDefault="00987E15">
      <w:pPr>
        <w:spacing w:line="200" w:lineRule="exact"/>
        <w:rPr>
          <w:sz w:val="20"/>
          <w:szCs w:val="20"/>
        </w:rPr>
      </w:pPr>
    </w:p>
    <w:p w14:paraId="043F079D" w14:textId="77777777" w:rsidR="00987E15" w:rsidRDefault="00987E15">
      <w:pPr>
        <w:spacing w:line="397" w:lineRule="exact"/>
        <w:rPr>
          <w:sz w:val="20"/>
          <w:szCs w:val="20"/>
        </w:rPr>
      </w:pPr>
    </w:p>
    <w:p w14:paraId="0113C5AA" w14:textId="77777777" w:rsidR="00987E15" w:rsidRDefault="0068775A">
      <w:pPr>
        <w:spacing w:line="263" w:lineRule="auto"/>
        <w:ind w:left="400" w:right="400"/>
        <w:jc w:val="both"/>
        <w:rPr>
          <w:sz w:val="20"/>
          <w:szCs w:val="20"/>
        </w:rPr>
      </w:pPr>
      <w:r>
        <w:rPr>
          <w:rFonts w:ascii="Arial" w:eastAsia="Arial" w:hAnsi="Arial" w:cs="Arial"/>
        </w:rPr>
        <w:t>Figure 17: Case 8, with containment measures, stopping fragile workers at day 20, with a positive eﬀect, but home contagions (cyan) keep alive the pandemic, which explodes again in workplaces (brown), first 200 infections with evidence of the event around day 110 with the new phase due to a unique asymptomatic worker</w:t>
      </w:r>
    </w:p>
    <w:p w14:paraId="6E92C400" w14:textId="77777777" w:rsidR="00987E15" w:rsidRDefault="00987E15">
      <w:pPr>
        <w:spacing w:line="200" w:lineRule="exact"/>
        <w:rPr>
          <w:sz w:val="20"/>
          <w:szCs w:val="20"/>
        </w:rPr>
      </w:pPr>
    </w:p>
    <w:p w14:paraId="0F762B84" w14:textId="77777777" w:rsidR="00987E15" w:rsidRDefault="00987E15">
      <w:pPr>
        <w:spacing w:line="296" w:lineRule="exact"/>
        <w:rPr>
          <w:sz w:val="20"/>
          <w:szCs w:val="20"/>
        </w:rPr>
      </w:pPr>
    </w:p>
    <w:p w14:paraId="43701B2E" w14:textId="77777777" w:rsidR="00987E15" w:rsidRDefault="0068775A">
      <w:pPr>
        <w:ind w:left="400"/>
        <w:rPr>
          <w:sz w:val="20"/>
          <w:szCs w:val="20"/>
        </w:rPr>
      </w:pPr>
      <w:r>
        <w:rPr>
          <w:rFonts w:ascii="Arial" w:eastAsia="Arial" w:hAnsi="Arial" w:cs="Arial"/>
        </w:rPr>
        <w:t>again a unique agent keeping alive the epidemic</w:t>
      </w:r>
    </w:p>
    <w:p w14:paraId="3ECF7E57" w14:textId="77777777" w:rsidR="00987E15" w:rsidRDefault="00987E15">
      <w:pPr>
        <w:spacing w:line="18" w:lineRule="exact"/>
        <w:rPr>
          <w:sz w:val="20"/>
          <w:szCs w:val="20"/>
        </w:rPr>
      </w:pPr>
    </w:p>
    <w:p w14:paraId="392EA626" w14:textId="77777777" w:rsidR="00987E15" w:rsidRDefault="0068775A">
      <w:pPr>
        <w:ind w:left="740"/>
        <w:rPr>
          <w:sz w:val="20"/>
          <w:szCs w:val="20"/>
        </w:rPr>
      </w:pPr>
      <w:r>
        <w:rPr>
          <w:rFonts w:ascii="Arial" w:eastAsia="Arial" w:hAnsi="Arial" w:cs="Arial"/>
        </w:rPr>
        <w:t>worth to investigate</w:t>
      </w:r>
    </w:p>
    <w:p w14:paraId="4DA8D1C7" w14:textId="77777777" w:rsidR="00987E15" w:rsidRDefault="00987E15">
      <w:pPr>
        <w:sectPr w:rsidR="00987E15">
          <w:pgSz w:w="12240" w:h="15840"/>
          <w:pgMar w:top="1147" w:right="1440" w:bottom="1440" w:left="1440" w:header="0" w:footer="0" w:gutter="0"/>
          <w:cols w:space="720" w:equalWidth="0">
            <w:col w:w="9360"/>
          </w:cols>
        </w:sectPr>
      </w:pPr>
    </w:p>
    <w:p w14:paraId="60848E31" w14:textId="77777777" w:rsidR="00987E15" w:rsidRDefault="00987E15">
      <w:pPr>
        <w:spacing w:line="200" w:lineRule="exact"/>
        <w:rPr>
          <w:sz w:val="20"/>
          <w:szCs w:val="20"/>
        </w:rPr>
      </w:pPr>
    </w:p>
    <w:p w14:paraId="584FD1E7" w14:textId="77777777" w:rsidR="00987E15" w:rsidRDefault="00987E15">
      <w:pPr>
        <w:spacing w:line="200" w:lineRule="exact"/>
        <w:rPr>
          <w:sz w:val="20"/>
          <w:szCs w:val="20"/>
        </w:rPr>
      </w:pPr>
    </w:p>
    <w:p w14:paraId="09347E89" w14:textId="77777777" w:rsidR="00987E15" w:rsidRDefault="00987E15">
      <w:pPr>
        <w:spacing w:line="200" w:lineRule="exact"/>
        <w:rPr>
          <w:sz w:val="20"/>
          <w:szCs w:val="20"/>
        </w:rPr>
      </w:pPr>
    </w:p>
    <w:p w14:paraId="3DE70BA9" w14:textId="77777777" w:rsidR="00987E15" w:rsidRDefault="00987E15">
      <w:pPr>
        <w:spacing w:line="200" w:lineRule="exact"/>
        <w:rPr>
          <w:sz w:val="20"/>
          <w:szCs w:val="20"/>
        </w:rPr>
      </w:pPr>
    </w:p>
    <w:p w14:paraId="63B72D95" w14:textId="77777777" w:rsidR="00987E15" w:rsidRDefault="00987E15">
      <w:pPr>
        <w:spacing w:line="200" w:lineRule="exact"/>
        <w:rPr>
          <w:sz w:val="20"/>
          <w:szCs w:val="20"/>
        </w:rPr>
      </w:pPr>
    </w:p>
    <w:p w14:paraId="055C8925" w14:textId="77777777" w:rsidR="00987E15" w:rsidRDefault="00987E15">
      <w:pPr>
        <w:spacing w:line="200" w:lineRule="exact"/>
        <w:rPr>
          <w:sz w:val="20"/>
          <w:szCs w:val="20"/>
        </w:rPr>
      </w:pPr>
    </w:p>
    <w:p w14:paraId="4A060604" w14:textId="77777777" w:rsidR="00987E15" w:rsidRDefault="00987E15">
      <w:pPr>
        <w:spacing w:line="200" w:lineRule="exact"/>
        <w:rPr>
          <w:sz w:val="20"/>
          <w:szCs w:val="20"/>
        </w:rPr>
      </w:pPr>
    </w:p>
    <w:p w14:paraId="64219C6C" w14:textId="77777777" w:rsidR="00987E15" w:rsidRDefault="00987E15">
      <w:pPr>
        <w:spacing w:line="200" w:lineRule="exact"/>
        <w:rPr>
          <w:sz w:val="20"/>
          <w:szCs w:val="20"/>
        </w:rPr>
      </w:pPr>
    </w:p>
    <w:p w14:paraId="787AB452" w14:textId="77777777" w:rsidR="00987E15" w:rsidRDefault="00987E15">
      <w:pPr>
        <w:spacing w:line="200" w:lineRule="exact"/>
        <w:rPr>
          <w:sz w:val="20"/>
          <w:szCs w:val="20"/>
        </w:rPr>
      </w:pPr>
    </w:p>
    <w:p w14:paraId="1664ACDF" w14:textId="77777777" w:rsidR="00987E15" w:rsidRDefault="00987E15">
      <w:pPr>
        <w:spacing w:line="200" w:lineRule="exact"/>
        <w:rPr>
          <w:sz w:val="20"/>
          <w:szCs w:val="20"/>
        </w:rPr>
      </w:pPr>
    </w:p>
    <w:p w14:paraId="2F489CE3" w14:textId="77777777" w:rsidR="00987E15" w:rsidRDefault="00987E15">
      <w:pPr>
        <w:spacing w:line="200" w:lineRule="exact"/>
        <w:rPr>
          <w:sz w:val="20"/>
          <w:szCs w:val="20"/>
        </w:rPr>
      </w:pPr>
    </w:p>
    <w:p w14:paraId="0FB77AF2" w14:textId="77777777" w:rsidR="00987E15" w:rsidRDefault="00987E15">
      <w:pPr>
        <w:spacing w:line="200" w:lineRule="exact"/>
        <w:rPr>
          <w:sz w:val="20"/>
          <w:szCs w:val="20"/>
        </w:rPr>
      </w:pPr>
    </w:p>
    <w:p w14:paraId="0CF45E86" w14:textId="77777777" w:rsidR="00987E15" w:rsidRDefault="00987E15">
      <w:pPr>
        <w:spacing w:line="200" w:lineRule="exact"/>
        <w:rPr>
          <w:sz w:val="20"/>
          <w:szCs w:val="20"/>
        </w:rPr>
      </w:pPr>
    </w:p>
    <w:p w14:paraId="15DAEE88" w14:textId="77777777" w:rsidR="00987E15" w:rsidRDefault="00987E15">
      <w:pPr>
        <w:spacing w:line="200" w:lineRule="exact"/>
        <w:rPr>
          <w:sz w:val="20"/>
          <w:szCs w:val="20"/>
        </w:rPr>
      </w:pPr>
    </w:p>
    <w:p w14:paraId="0AFDA58F" w14:textId="77777777" w:rsidR="00987E15" w:rsidRDefault="00987E15">
      <w:pPr>
        <w:spacing w:line="200" w:lineRule="exact"/>
        <w:rPr>
          <w:sz w:val="20"/>
          <w:szCs w:val="20"/>
        </w:rPr>
      </w:pPr>
    </w:p>
    <w:p w14:paraId="3FC523BC" w14:textId="77777777" w:rsidR="00987E15" w:rsidRDefault="00987E15">
      <w:pPr>
        <w:spacing w:line="200" w:lineRule="exact"/>
        <w:rPr>
          <w:sz w:val="20"/>
          <w:szCs w:val="20"/>
        </w:rPr>
      </w:pPr>
    </w:p>
    <w:p w14:paraId="08F8B366" w14:textId="77777777" w:rsidR="00987E15" w:rsidRDefault="00987E15">
      <w:pPr>
        <w:spacing w:line="200" w:lineRule="exact"/>
        <w:rPr>
          <w:sz w:val="20"/>
          <w:szCs w:val="20"/>
        </w:rPr>
      </w:pPr>
    </w:p>
    <w:p w14:paraId="48070A33" w14:textId="77777777" w:rsidR="00987E15" w:rsidRDefault="00987E15">
      <w:pPr>
        <w:spacing w:line="200" w:lineRule="exact"/>
        <w:rPr>
          <w:sz w:val="20"/>
          <w:szCs w:val="20"/>
        </w:rPr>
      </w:pPr>
    </w:p>
    <w:p w14:paraId="511F1E91" w14:textId="77777777" w:rsidR="00987E15" w:rsidRDefault="00987E15">
      <w:pPr>
        <w:spacing w:line="200" w:lineRule="exact"/>
        <w:rPr>
          <w:sz w:val="20"/>
          <w:szCs w:val="20"/>
        </w:rPr>
      </w:pPr>
    </w:p>
    <w:p w14:paraId="31E48AED" w14:textId="77777777" w:rsidR="00987E15" w:rsidRDefault="00987E15">
      <w:pPr>
        <w:spacing w:line="200" w:lineRule="exact"/>
        <w:rPr>
          <w:sz w:val="20"/>
          <w:szCs w:val="20"/>
        </w:rPr>
      </w:pPr>
    </w:p>
    <w:p w14:paraId="27B26F4E" w14:textId="77777777" w:rsidR="00987E15" w:rsidRDefault="00987E15">
      <w:pPr>
        <w:spacing w:line="200" w:lineRule="exact"/>
        <w:rPr>
          <w:sz w:val="20"/>
          <w:szCs w:val="20"/>
        </w:rPr>
      </w:pPr>
    </w:p>
    <w:p w14:paraId="0364C893" w14:textId="77777777" w:rsidR="00987E15" w:rsidRDefault="00987E15">
      <w:pPr>
        <w:spacing w:line="200" w:lineRule="exact"/>
        <w:rPr>
          <w:sz w:val="20"/>
          <w:szCs w:val="20"/>
        </w:rPr>
      </w:pPr>
    </w:p>
    <w:p w14:paraId="4C6F5C95" w14:textId="77777777" w:rsidR="00987E15" w:rsidRDefault="00987E15">
      <w:pPr>
        <w:spacing w:line="200" w:lineRule="exact"/>
        <w:rPr>
          <w:sz w:val="20"/>
          <w:szCs w:val="20"/>
        </w:rPr>
      </w:pPr>
    </w:p>
    <w:p w14:paraId="673FAE45" w14:textId="77777777" w:rsidR="00987E15" w:rsidRDefault="00987E15">
      <w:pPr>
        <w:spacing w:line="200" w:lineRule="exact"/>
        <w:rPr>
          <w:sz w:val="20"/>
          <w:szCs w:val="20"/>
        </w:rPr>
      </w:pPr>
    </w:p>
    <w:p w14:paraId="110D8DB9" w14:textId="77777777" w:rsidR="00987E15" w:rsidRDefault="00987E15">
      <w:pPr>
        <w:spacing w:line="200" w:lineRule="exact"/>
        <w:rPr>
          <w:sz w:val="20"/>
          <w:szCs w:val="20"/>
        </w:rPr>
      </w:pPr>
    </w:p>
    <w:p w14:paraId="5002A0F6" w14:textId="77777777" w:rsidR="00987E15" w:rsidRDefault="00987E15">
      <w:pPr>
        <w:spacing w:line="267" w:lineRule="exact"/>
        <w:rPr>
          <w:sz w:val="20"/>
          <w:szCs w:val="20"/>
        </w:rPr>
      </w:pPr>
    </w:p>
    <w:p w14:paraId="0FE5E466" w14:textId="77777777" w:rsidR="00987E15" w:rsidRDefault="0068775A">
      <w:pPr>
        <w:jc w:val="center"/>
        <w:rPr>
          <w:sz w:val="20"/>
          <w:szCs w:val="20"/>
        </w:rPr>
      </w:pPr>
      <w:r>
        <w:rPr>
          <w:rFonts w:ascii="Arial" w:eastAsia="Arial" w:hAnsi="Arial" w:cs="Arial"/>
          <w:sz w:val="17"/>
          <w:szCs w:val="17"/>
        </w:rPr>
        <w:t>21</w:t>
      </w:r>
    </w:p>
    <w:p w14:paraId="0177C72B" w14:textId="77777777" w:rsidR="00987E15" w:rsidRDefault="00987E15">
      <w:pPr>
        <w:sectPr w:rsidR="00987E15">
          <w:type w:val="continuous"/>
          <w:pgSz w:w="12240" w:h="15840"/>
          <w:pgMar w:top="1147" w:right="1440" w:bottom="1440" w:left="1440" w:header="0" w:footer="0" w:gutter="0"/>
          <w:cols w:space="720" w:equalWidth="0">
            <w:col w:w="9360"/>
          </w:cols>
        </w:sectPr>
      </w:pPr>
    </w:p>
    <w:p w14:paraId="6B20733E" w14:textId="77777777" w:rsidR="00987E15" w:rsidRDefault="0068775A">
      <w:pPr>
        <w:jc w:val="center"/>
        <w:rPr>
          <w:sz w:val="20"/>
          <w:szCs w:val="20"/>
        </w:rPr>
      </w:pPr>
      <w:bookmarkStart w:id="115" w:name="page22"/>
      <w:bookmarkEnd w:id="115"/>
      <w:r>
        <w:rPr>
          <w:rFonts w:ascii="Arial" w:eastAsia="Arial" w:hAnsi="Arial" w:cs="Arial"/>
        </w:rPr>
        <w:t>Work in progress &amp; draft: Comments and Corrections Welcome!</w:t>
      </w:r>
    </w:p>
    <w:p w14:paraId="56F1FB53"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1CE088BB" wp14:editId="6CEA3FFA">
                <wp:simplePos x="0" y="0"/>
                <wp:positionH relativeFrom="column">
                  <wp:posOffset>251460</wp:posOffset>
                </wp:positionH>
                <wp:positionV relativeFrom="paragraph">
                  <wp:posOffset>23495</wp:posOffset>
                </wp:positionV>
                <wp:extent cx="544004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40D392" id="Shape 44"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DQFopV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r>
        <w:rPr>
          <w:noProof/>
          <w:sz w:val="20"/>
          <w:szCs w:val="20"/>
        </w:rPr>
        <w:drawing>
          <wp:anchor distT="0" distB="0" distL="114300" distR="114300" simplePos="0" relativeHeight="251664384" behindDoc="1" locked="0" layoutInCell="0" allowOverlap="1" wp14:anchorId="71A5560C" wp14:editId="6EE310DA">
            <wp:simplePos x="0" y="0"/>
            <wp:positionH relativeFrom="column">
              <wp:posOffset>795655</wp:posOffset>
            </wp:positionH>
            <wp:positionV relativeFrom="paragraph">
              <wp:posOffset>337820</wp:posOffset>
            </wp:positionV>
            <wp:extent cx="4352290" cy="24180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srcRect/>
                    <a:stretch>
                      <a:fillRect/>
                    </a:stretch>
                  </pic:blipFill>
                  <pic:spPr bwMode="auto">
                    <a:xfrm>
                      <a:off x="0" y="0"/>
                      <a:ext cx="4352290" cy="2418080"/>
                    </a:xfrm>
                    <a:prstGeom prst="rect">
                      <a:avLst/>
                    </a:prstGeom>
                    <a:noFill/>
                  </pic:spPr>
                </pic:pic>
              </a:graphicData>
            </a:graphic>
          </wp:anchor>
        </w:drawing>
      </w:r>
    </w:p>
    <w:p w14:paraId="1C437074" w14:textId="77777777" w:rsidR="00987E15" w:rsidRDefault="00987E15">
      <w:pPr>
        <w:spacing w:line="200" w:lineRule="exact"/>
        <w:rPr>
          <w:sz w:val="20"/>
          <w:szCs w:val="20"/>
        </w:rPr>
      </w:pPr>
    </w:p>
    <w:p w14:paraId="623DC8B0" w14:textId="77777777" w:rsidR="00987E15" w:rsidRDefault="00987E15">
      <w:pPr>
        <w:spacing w:line="200" w:lineRule="exact"/>
        <w:rPr>
          <w:sz w:val="20"/>
          <w:szCs w:val="20"/>
        </w:rPr>
      </w:pPr>
    </w:p>
    <w:p w14:paraId="7748EAC4" w14:textId="77777777" w:rsidR="00987E15" w:rsidRDefault="00987E15">
      <w:pPr>
        <w:spacing w:line="200" w:lineRule="exact"/>
        <w:rPr>
          <w:sz w:val="20"/>
          <w:szCs w:val="20"/>
        </w:rPr>
      </w:pPr>
    </w:p>
    <w:p w14:paraId="43635172" w14:textId="77777777" w:rsidR="00987E15" w:rsidRDefault="00987E15">
      <w:pPr>
        <w:spacing w:line="200" w:lineRule="exact"/>
        <w:rPr>
          <w:sz w:val="20"/>
          <w:szCs w:val="20"/>
        </w:rPr>
      </w:pPr>
    </w:p>
    <w:p w14:paraId="54386026" w14:textId="77777777" w:rsidR="00987E15" w:rsidRDefault="00987E15">
      <w:pPr>
        <w:spacing w:line="200" w:lineRule="exact"/>
        <w:rPr>
          <w:sz w:val="20"/>
          <w:szCs w:val="20"/>
        </w:rPr>
      </w:pPr>
    </w:p>
    <w:p w14:paraId="11CD7490" w14:textId="77777777" w:rsidR="00987E15" w:rsidRDefault="00987E15">
      <w:pPr>
        <w:spacing w:line="200" w:lineRule="exact"/>
        <w:rPr>
          <w:sz w:val="20"/>
          <w:szCs w:val="20"/>
        </w:rPr>
      </w:pPr>
    </w:p>
    <w:p w14:paraId="11FD7B3A" w14:textId="77777777" w:rsidR="00987E15" w:rsidRDefault="00987E15">
      <w:pPr>
        <w:spacing w:line="200" w:lineRule="exact"/>
        <w:rPr>
          <w:sz w:val="20"/>
          <w:szCs w:val="20"/>
        </w:rPr>
      </w:pPr>
    </w:p>
    <w:p w14:paraId="446D1B6A" w14:textId="77777777" w:rsidR="00987E15" w:rsidRDefault="00987E15">
      <w:pPr>
        <w:spacing w:line="200" w:lineRule="exact"/>
        <w:rPr>
          <w:sz w:val="20"/>
          <w:szCs w:val="20"/>
        </w:rPr>
      </w:pPr>
    </w:p>
    <w:p w14:paraId="28C185F4" w14:textId="77777777" w:rsidR="00987E15" w:rsidRDefault="00987E15">
      <w:pPr>
        <w:spacing w:line="200" w:lineRule="exact"/>
        <w:rPr>
          <w:sz w:val="20"/>
          <w:szCs w:val="20"/>
        </w:rPr>
      </w:pPr>
    </w:p>
    <w:p w14:paraId="233CB051" w14:textId="77777777" w:rsidR="00987E15" w:rsidRDefault="00987E15">
      <w:pPr>
        <w:spacing w:line="200" w:lineRule="exact"/>
        <w:rPr>
          <w:sz w:val="20"/>
          <w:szCs w:val="20"/>
        </w:rPr>
      </w:pPr>
    </w:p>
    <w:p w14:paraId="6A44E29F" w14:textId="77777777" w:rsidR="00987E15" w:rsidRDefault="00987E15">
      <w:pPr>
        <w:spacing w:line="200" w:lineRule="exact"/>
        <w:rPr>
          <w:sz w:val="20"/>
          <w:szCs w:val="20"/>
        </w:rPr>
      </w:pPr>
    </w:p>
    <w:p w14:paraId="6FB6EDBD" w14:textId="77777777" w:rsidR="00987E15" w:rsidRDefault="00987E15">
      <w:pPr>
        <w:spacing w:line="200" w:lineRule="exact"/>
        <w:rPr>
          <w:sz w:val="20"/>
          <w:szCs w:val="20"/>
        </w:rPr>
      </w:pPr>
    </w:p>
    <w:p w14:paraId="57CB4ECA" w14:textId="77777777" w:rsidR="00987E15" w:rsidRDefault="00987E15">
      <w:pPr>
        <w:spacing w:line="200" w:lineRule="exact"/>
        <w:rPr>
          <w:sz w:val="20"/>
          <w:szCs w:val="20"/>
        </w:rPr>
      </w:pPr>
    </w:p>
    <w:p w14:paraId="2D9A8136" w14:textId="77777777" w:rsidR="00987E15" w:rsidRDefault="00987E15">
      <w:pPr>
        <w:spacing w:line="200" w:lineRule="exact"/>
        <w:rPr>
          <w:sz w:val="20"/>
          <w:szCs w:val="20"/>
        </w:rPr>
      </w:pPr>
    </w:p>
    <w:p w14:paraId="1B5BC8B0" w14:textId="77777777" w:rsidR="00987E15" w:rsidRDefault="00987E15">
      <w:pPr>
        <w:spacing w:line="200" w:lineRule="exact"/>
        <w:rPr>
          <w:sz w:val="20"/>
          <w:szCs w:val="20"/>
        </w:rPr>
      </w:pPr>
    </w:p>
    <w:p w14:paraId="2B2EDA23" w14:textId="77777777" w:rsidR="00987E15" w:rsidRDefault="00987E15">
      <w:pPr>
        <w:spacing w:line="200" w:lineRule="exact"/>
        <w:rPr>
          <w:sz w:val="20"/>
          <w:szCs w:val="20"/>
        </w:rPr>
      </w:pPr>
    </w:p>
    <w:p w14:paraId="3F732E28" w14:textId="77777777" w:rsidR="00987E15" w:rsidRDefault="00987E15">
      <w:pPr>
        <w:spacing w:line="200" w:lineRule="exact"/>
        <w:rPr>
          <w:sz w:val="20"/>
          <w:szCs w:val="20"/>
        </w:rPr>
      </w:pPr>
    </w:p>
    <w:p w14:paraId="40BE8C46" w14:textId="77777777" w:rsidR="00987E15" w:rsidRDefault="00987E15">
      <w:pPr>
        <w:spacing w:line="200" w:lineRule="exact"/>
        <w:rPr>
          <w:sz w:val="20"/>
          <w:szCs w:val="20"/>
        </w:rPr>
      </w:pPr>
    </w:p>
    <w:p w14:paraId="691827CD" w14:textId="77777777" w:rsidR="00987E15" w:rsidRDefault="00987E15">
      <w:pPr>
        <w:spacing w:line="200" w:lineRule="exact"/>
        <w:rPr>
          <w:sz w:val="20"/>
          <w:szCs w:val="20"/>
        </w:rPr>
      </w:pPr>
    </w:p>
    <w:p w14:paraId="5EBBE386" w14:textId="77777777" w:rsidR="00987E15" w:rsidRDefault="00987E15">
      <w:pPr>
        <w:spacing w:line="200" w:lineRule="exact"/>
        <w:rPr>
          <w:sz w:val="20"/>
          <w:szCs w:val="20"/>
        </w:rPr>
      </w:pPr>
    </w:p>
    <w:p w14:paraId="691475C7" w14:textId="77777777" w:rsidR="00987E15" w:rsidRDefault="00987E15">
      <w:pPr>
        <w:spacing w:line="200" w:lineRule="exact"/>
        <w:rPr>
          <w:sz w:val="20"/>
          <w:szCs w:val="20"/>
        </w:rPr>
      </w:pPr>
    </w:p>
    <w:p w14:paraId="50F734EC" w14:textId="77777777" w:rsidR="00987E15" w:rsidRDefault="00987E15">
      <w:pPr>
        <w:spacing w:line="385" w:lineRule="exact"/>
        <w:rPr>
          <w:sz w:val="20"/>
          <w:szCs w:val="20"/>
        </w:rPr>
      </w:pPr>
    </w:p>
    <w:p w14:paraId="36B63593" w14:textId="77777777" w:rsidR="00987E15" w:rsidRDefault="0068775A">
      <w:pPr>
        <w:spacing w:line="276" w:lineRule="auto"/>
        <w:ind w:left="400" w:right="400"/>
        <w:rPr>
          <w:sz w:val="20"/>
          <w:szCs w:val="20"/>
        </w:rPr>
      </w:pPr>
      <w:r>
        <w:rPr>
          <w:rFonts w:ascii="Arial" w:eastAsia="Arial" w:hAnsi="Arial" w:cs="Arial"/>
        </w:rPr>
        <w:t>Figure 18: Case 8, with containment measures, stopping fragile workers and any case of fragility at day 15, also isolating nursing homes</w:t>
      </w:r>
    </w:p>
    <w:p w14:paraId="07321B34" w14:textId="77777777" w:rsidR="00987E15" w:rsidRDefault="00987E15">
      <w:pPr>
        <w:spacing w:line="200" w:lineRule="exact"/>
        <w:rPr>
          <w:sz w:val="20"/>
          <w:szCs w:val="20"/>
        </w:rPr>
      </w:pPr>
    </w:p>
    <w:p w14:paraId="284A425B" w14:textId="77777777" w:rsidR="00987E15" w:rsidRDefault="00987E15">
      <w:pPr>
        <w:spacing w:line="350" w:lineRule="exact"/>
        <w:rPr>
          <w:sz w:val="20"/>
          <w:szCs w:val="20"/>
        </w:rPr>
      </w:pPr>
    </w:p>
    <w:p w14:paraId="43E053D5" w14:textId="77777777" w:rsidR="00987E15" w:rsidRDefault="0068775A">
      <w:pPr>
        <w:tabs>
          <w:tab w:val="left" w:pos="1200"/>
        </w:tabs>
        <w:ind w:left="400"/>
        <w:rPr>
          <w:sz w:val="20"/>
          <w:szCs w:val="20"/>
        </w:rPr>
      </w:pPr>
      <w:r>
        <w:rPr>
          <w:rFonts w:ascii="Arial" w:eastAsia="Arial" w:hAnsi="Arial" w:cs="Arial"/>
        </w:rPr>
        <w:t>A.3.3</w:t>
      </w:r>
      <w:r>
        <w:rPr>
          <w:rFonts w:ascii="Arial" w:eastAsia="Arial" w:hAnsi="Arial" w:cs="Arial"/>
        </w:rPr>
        <w:tab/>
        <w:t>Case 9, a spontaneously stopping epidemic</w:t>
      </w:r>
    </w:p>
    <w:p w14:paraId="0FFCE3C1" w14:textId="77777777" w:rsidR="00987E15" w:rsidRDefault="0068775A">
      <w:pPr>
        <w:spacing w:line="20" w:lineRule="exact"/>
        <w:rPr>
          <w:sz w:val="20"/>
          <w:szCs w:val="20"/>
        </w:rPr>
      </w:pPr>
      <w:r>
        <w:rPr>
          <w:noProof/>
          <w:sz w:val="20"/>
          <w:szCs w:val="20"/>
        </w:rPr>
        <w:drawing>
          <wp:anchor distT="0" distB="0" distL="114300" distR="114300" simplePos="0" relativeHeight="251665408" behindDoc="1" locked="0" layoutInCell="0" allowOverlap="1" wp14:anchorId="180A7D33" wp14:editId="6571C6B2">
            <wp:simplePos x="0" y="0"/>
            <wp:positionH relativeFrom="column">
              <wp:posOffset>795655</wp:posOffset>
            </wp:positionH>
            <wp:positionV relativeFrom="paragraph">
              <wp:posOffset>248920</wp:posOffset>
            </wp:positionV>
            <wp:extent cx="4352290" cy="244411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4352290" cy="2444115"/>
                    </a:xfrm>
                    <a:prstGeom prst="rect">
                      <a:avLst/>
                    </a:prstGeom>
                    <a:noFill/>
                  </pic:spPr>
                </pic:pic>
              </a:graphicData>
            </a:graphic>
          </wp:anchor>
        </w:drawing>
      </w:r>
    </w:p>
    <w:p w14:paraId="73BA20A0" w14:textId="77777777" w:rsidR="00987E15" w:rsidRDefault="00987E15">
      <w:pPr>
        <w:spacing w:line="200" w:lineRule="exact"/>
        <w:rPr>
          <w:sz w:val="20"/>
          <w:szCs w:val="20"/>
        </w:rPr>
      </w:pPr>
    </w:p>
    <w:p w14:paraId="46829F33" w14:textId="77777777" w:rsidR="00987E15" w:rsidRDefault="00987E15">
      <w:pPr>
        <w:spacing w:line="200" w:lineRule="exact"/>
        <w:rPr>
          <w:sz w:val="20"/>
          <w:szCs w:val="20"/>
        </w:rPr>
      </w:pPr>
    </w:p>
    <w:p w14:paraId="1C2231C9" w14:textId="77777777" w:rsidR="00987E15" w:rsidRDefault="00987E15">
      <w:pPr>
        <w:spacing w:line="200" w:lineRule="exact"/>
        <w:rPr>
          <w:sz w:val="20"/>
          <w:szCs w:val="20"/>
        </w:rPr>
      </w:pPr>
    </w:p>
    <w:p w14:paraId="66DC9FB8" w14:textId="77777777" w:rsidR="00987E15" w:rsidRDefault="00987E15">
      <w:pPr>
        <w:spacing w:line="200" w:lineRule="exact"/>
        <w:rPr>
          <w:sz w:val="20"/>
          <w:szCs w:val="20"/>
        </w:rPr>
      </w:pPr>
    </w:p>
    <w:p w14:paraId="38E83C6C" w14:textId="77777777" w:rsidR="00987E15" w:rsidRDefault="00987E15">
      <w:pPr>
        <w:spacing w:line="200" w:lineRule="exact"/>
        <w:rPr>
          <w:sz w:val="20"/>
          <w:szCs w:val="20"/>
        </w:rPr>
      </w:pPr>
    </w:p>
    <w:p w14:paraId="4062C843" w14:textId="77777777" w:rsidR="00987E15" w:rsidRDefault="00987E15">
      <w:pPr>
        <w:spacing w:line="200" w:lineRule="exact"/>
        <w:rPr>
          <w:sz w:val="20"/>
          <w:szCs w:val="20"/>
        </w:rPr>
      </w:pPr>
    </w:p>
    <w:p w14:paraId="28A981B1" w14:textId="77777777" w:rsidR="00987E15" w:rsidRDefault="00987E15">
      <w:pPr>
        <w:spacing w:line="200" w:lineRule="exact"/>
        <w:rPr>
          <w:sz w:val="20"/>
          <w:szCs w:val="20"/>
        </w:rPr>
      </w:pPr>
    </w:p>
    <w:p w14:paraId="09E1247E" w14:textId="77777777" w:rsidR="00987E15" w:rsidRDefault="00987E15">
      <w:pPr>
        <w:spacing w:line="200" w:lineRule="exact"/>
        <w:rPr>
          <w:sz w:val="20"/>
          <w:szCs w:val="20"/>
        </w:rPr>
      </w:pPr>
    </w:p>
    <w:p w14:paraId="1D41AA4D" w14:textId="77777777" w:rsidR="00987E15" w:rsidRDefault="00987E15">
      <w:pPr>
        <w:spacing w:line="200" w:lineRule="exact"/>
        <w:rPr>
          <w:sz w:val="20"/>
          <w:szCs w:val="20"/>
        </w:rPr>
      </w:pPr>
    </w:p>
    <w:p w14:paraId="7B2F0C1C" w14:textId="77777777" w:rsidR="00987E15" w:rsidRDefault="00987E15">
      <w:pPr>
        <w:spacing w:line="200" w:lineRule="exact"/>
        <w:rPr>
          <w:sz w:val="20"/>
          <w:szCs w:val="20"/>
        </w:rPr>
      </w:pPr>
    </w:p>
    <w:p w14:paraId="56F07A98" w14:textId="77777777" w:rsidR="00987E15" w:rsidRDefault="00987E15">
      <w:pPr>
        <w:spacing w:line="200" w:lineRule="exact"/>
        <w:rPr>
          <w:sz w:val="20"/>
          <w:szCs w:val="20"/>
        </w:rPr>
      </w:pPr>
    </w:p>
    <w:p w14:paraId="629BECC3" w14:textId="77777777" w:rsidR="00987E15" w:rsidRDefault="00987E15">
      <w:pPr>
        <w:spacing w:line="200" w:lineRule="exact"/>
        <w:rPr>
          <w:sz w:val="20"/>
          <w:szCs w:val="20"/>
        </w:rPr>
      </w:pPr>
    </w:p>
    <w:p w14:paraId="12D6E2FD" w14:textId="77777777" w:rsidR="00987E15" w:rsidRDefault="00987E15">
      <w:pPr>
        <w:spacing w:line="200" w:lineRule="exact"/>
        <w:rPr>
          <w:sz w:val="20"/>
          <w:szCs w:val="20"/>
        </w:rPr>
      </w:pPr>
    </w:p>
    <w:p w14:paraId="58CEB7D6" w14:textId="77777777" w:rsidR="00987E15" w:rsidRDefault="00987E15">
      <w:pPr>
        <w:spacing w:line="200" w:lineRule="exact"/>
        <w:rPr>
          <w:sz w:val="20"/>
          <w:szCs w:val="20"/>
        </w:rPr>
      </w:pPr>
    </w:p>
    <w:p w14:paraId="0D6F61DD" w14:textId="77777777" w:rsidR="00987E15" w:rsidRDefault="00987E15">
      <w:pPr>
        <w:spacing w:line="200" w:lineRule="exact"/>
        <w:rPr>
          <w:sz w:val="20"/>
          <w:szCs w:val="20"/>
        </w:rPr>
      </w:pPr>
    </w:p>
    <w:p w14:paraId="050A1BF4" w14:textId="77777777" w:rsidR="00987E15" w:rsidRDefault="00987E15">
      <w:pPr>
        <w:spacing w:line="200" w:lineRule="exact"/>
        <w:rPr>
          <w:sz w:val="20"/>
          <w:szCs w:val="20"/>
        </w:rPr>
      </w:pPr>
    </w:p>
    <w:p w14:paraId="6FDF09BF" w14:textId="77777777" w:rsidR="00987E15" w:rsidRDefault="00987E15">
      <w:pPr>
        <w:spacing w:line="200" w:lineRule="exact"/>
        <w:rPr>
          <w:sz w:val="20"/>
          <w:szCs w:val="20"/>
        </w:rPr>
      </w:pPr>
    </w:p>
    <w:p w14:paraId="5A85E7BC" w14:textId="77777777" w:rsidR="00987E15" w:rsidRDefault="00987E15">
      <w:pPr>
        <w:spacing w:line="200" w:lineRule="exact"/>
        <w:rPr>
          <w:sz w:val="20"/>
          <w:szCs w:val="20"/>
        </w:rPr>
      </w:pPr>
    </w:p>
    <w:p w14:paraId="5E18012B" w14:textId="77777777" w:rsidR="00987E15" w:rsidRDefault="00987E15">
      <w:pPr>
        <w:spacing w:line="200" w:lineRule="exact"/>
        <w:rPr>
          <w:sz w:val="20"/>
          <w:szCs w:val="20"/>
        </w:rPr>
      </w:pPr>
    </w:p>
    <w:p w14:paraId="59F1C1B6" w14:textId="77777777" w:rsidR="00987E15" w:rsidRDefault="00987E15">
      <w:pPr>
        <w:spacing w:line="200" w:lineRule="exact"/>
        <w:rPr>
          <w:sz w:val="20"/>
          <w:szCs w:val="20"/>
        </w:rPr>
      </w:pPr>
    </w:p>
    <w:p w14:paraId="2AA13CF5" w14:textId="77777777" w:rsidR="00987E15" w:rsidRDefault="00987E15">
      <w:pPr>
        <w:spacing w:line="200" w:lineRule="exact"/>
        <w:rPr>
          <w:sz w:val="20"/>
          <w:szCs w:val="20"/>
        </w:rPr>
      </w:pPr>
    </w:p>
    <w:p w14:paraId="06AC54AE" w14:textId="77777777" w:rsidR="00987E15" w:rsidRDefault="00987E15">
      <w:pPr>
        <w:spacing w:line="286" w:lineRule="exact"/>
        <w:rPr>
          <w:sz w:val="20"/>
          <w:szCs w:val="20"/>
        </w:rPr>
      </w:pPr>
    </w:p>
    <w:p w14:paraId="1C394A3D" w14:textId="77777777" w:rsidR="00987E15" w:rsidRDefault="0068775A">
      <w:pPr>
        <w:spacing w:line="276" w:lineRule="auto"/>
        <w:ind w:left="400" w:right="400"/>
        <w:rPr>
          <w:sz w:val="20"/>
          <w:szCs w:val="20"/>
        </w:rPr>
      </w:pPr>
      <w:r>
        <w:rPr>
          <w:rFonts w:ascii="Arial" w:eastAsia="Arial" w:hAnsi="Arial" w:cs="Arial"/>
        </w:rPr>
        <w:t>Figure 19: Case 9, with containment measures: a spontaneously stopping epidemic after a few cases</w:t>
      </w:r>
    </w:p>
    <w:p w14:paraId="5CE1D462" w14:textId="77777777" w:rsidR="00987E15" w:rsidRDefault="00987E15">
      <w:pPr>
        <w:sectPr w:rsidR="00987E15">
          <w:pgSz w:w="12240" w:h="15840"/>
          <w:pgMar w:top="1147" w:right="1440" w:bottom="1440" w:left="1440" w:header="0" w:footer="0" w:gutter="0"/>
          <w:cols w:space="720" w:equalWidth="0">
            <w:col w:w="9360"/>
          </w:cols>
        </w:sectPr>
      </w:pPr>
    </w:p>
    <w:p w14:paraId="5E9DA5B7" w14:textId="77777777" w:rsidR="00987E15" w:rsidRDefault="00987E15">
      <w:pPr>
        <w:spacing w:line="200" w:lineRule="exact"/>
        <w:rPr>
          <w:sz w:val="20"/>
          <w:szCs w:val="20"/>
        </w:rPr>
      </w:pPr>
    </w:p>
    <w:p w14:paraId="60EB4FD2" w14:textId="77777777" w:rsidR="00987E15" w:rsidRDefault="00987E15">
      <w:pPr>
        <w:spacing w:line="200" w:lineRule="exact"/>
        <w:rPr>
          <w:sz w:val="20"/>
          <w:szCs w:val="20"/>
        </w:rPr>
      </w:pPr>
    </w:p>
    <w:p w14:paraId="3E620C2C" w14:textId="77777777" w:rsidR="00987E15" w:rsidRDefault="00987E15">
      <w:pPr>
        <w:spacing w:line="200" w:lineRule="exact"/>
        <w:rPr>
          <w:sz w:val="20"/>
          <w:szCs w:val="20"/>
        </w:rPr>
      </w:pPr>
    </w:p>
    <w:p w14:paraId="5279C881" w14:textId="77777777" w:rsidR="00987E15" w:rsidRDefault="00987E15">
      <w:pPr>
        <w:spacing w:line="335" w:lineRule="exact"/>
        <w:rPr>
          <w:sz w:val="20"/>
          <w:szCs w:val="20"/>
        </w:rPr>
      </w:pPr>
    </w:p>
    <w:p w14:paraId="250DD282" w14:textId="77777777" w:rsidR="00987E15" w:rsidRDefault="0068775A">
      <w:pPr>
        <w:jc w:val="center"/>
        <w:rPr>
          <w:sz w:val="20"/>
          <w:szCs w:val="20"/>
        </w:rPr>
      </w:pPr>
      <w:r>
        <w:rPr>
          <w:rFonts w:ascii="Arial" w:eastAsia="Arial" w:hAnsi="Arial" w:cs="Arial"/>
          <w:sz w:val="17"/>
          <w:szCs w:val="17"/>
        </w:rPr>
        <w:t>22</w:t>
      </w:r>
    </w:p>
    <w:p w14:paraId="1E51904F" w14:textId="77777777" w:rsidR="00987E15" w:rsidRDefault="00987E15">
      <w:pPr>
        <w:sectPr w:rsidR="00987E15">
          <w:type w:val="continuous"/>
          <w:pgSz w:w="12240" w:h="15840"/>
          <w:pgMar w:top="1147" w:right="1440" w:bottom="1440" w:left="1440" w:header="0" w:footer="0" w:gutter="0"/>
          <w:cols w:space="720" w:equalWidth="0">
            <w:col w:w="9360"/>
          </w:cols>
        </w:sectPr>
      </w:pPr>
    </w:p>
    <w:p w14:paraId="3A19DA53" w14:textId="77777777" w:rsidR="00987E15" w:rsidRDefault="0068775A">
      <w:pPr>
        <w:jc w:val="center"/>
        <w:rPr>
          <w:sz w:val="20"/>
          <w:szCs w:val="20"/>
        </w:rPr>
      </w:pPr>
      <w:bookmarkStart w:id="116" w:name="page23"/>
      <w:bookmarkEnd w:id="116"/>
      <w:r>
        <w:rPr>
          <w:rFonts w:ascii="Arial" w:eastAsia="Arial" w:hAnsi="Arial" w:cs="Arial"/>
        </w:rPr>
        <w:t>Work in progress &amp; draft: Comments and Corrections Welcome!</w:t>
      </w:r>
    </w:p>
    <w:p w14:paraId="0CD981C4"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58E08B35" wp14:editId="3949435A">
                <wp:simplePos x="0" y="0"/>
                <wp:positionH relativeFrom="column">
                  <wp:posOffset>251460</wp:posOffset>
                </wp:positionH>
                <wp:positionV relativeFrom="paragraph">
                  <wp:posOffset>23495</wp:posOffset>
                </wp:positionV>
                <wp:extent cx="544004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2F22C1" id="Shape 4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e5pZD7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0F53E6FE" w14:textId="77777777" w:rsidR="00987E15" w:rsidRDefault="00987E15">
      <w:pPr>
        <w:spacing w:line="200" w:lineRule="exact"/>
        <w:rPr>
          <w:sz w:val="20"/>
          <w:szCs w:val="20"/>
        </w:rPr>
      </w:pPr>
    </w:p>
    <w:p w14:paraId="20D146E3" w14:textId="77777777" w:rsidR="00987E15" w:rsidRDefault="00987E15">
      <w:pPr>
        <w:spacing w:line="269" w:lineRule="exact"/>
        <w:rPr>
          <w:sz w:val="20"/>
          <w:szCs w:val="20"/>
        </w:rPr>
      </w:pPr>
    </w:p>
    <w:p w14:paraId="1799372D" w14:textId="77777777" w:rsidR="00987E15" w:rsidRDefault="0068775A">
      <w:pPr>
        <w:numPr>
          <w:ilvl w:val="0"/>
          <w:numId w:val="21"/>
        </w:numPr>
        <w:tabs>
          <w:tab w:val="left" w:pos="940"/>
        </w:tabs>
        <w:spacing w:line="271" w:lineRule="auto"/>
        <w:ind w:left="940" w:right="400" w:hanging="544"/>
        <w:rPr>
          <w:rFonts w:ascii="Arial" w:eastAsia="Arial" w:hAnsi="Arial" w:cs="Arial"/>
          <w:sz w:val="29"/>
          <w:szCs w:val="29"/>
        </w:rPr>
      </w:pPr>
      <w:r>
        <w:rPr>
          <w:rFonts w:ascii="Arial" w:eastAsia="Arial" w:hAnsi="Arial" w:cs="Arial"/>
          <w:sz w:val="29"/>
          <w:szCs w:val="29"/>
        </w:rPr>
        <w:t>Appendix: batches of 1,000 simulated experiments gener-ating data for policy proposals</w:t>
      </w:r>
    </w:p>
    <w:p w14:paraId="6BE6827A" w14:textId="77777777" w:rsidR="00987E15" w:rsidRDefault="00987E15">
      <w:pPr>
        <w:spacing w:line="142" w:lineRule="exact"/>
        <w:rPr>
          <w:sz w:val="20"/>
          <w:szCs w:val="20"/>
        </w:rPr>
      </w:pPr>
    </w:p>
    <w:p w14:paraId="052866F4" w14:textId="77777777" w:rsidR="00987E15" w:rsidRDefault="0068775A">
      <w:pPr>
        <w:tabs>
          <w:tab w:val="left" w:pos="1040"/>
        </w:tabs>
        <w:ind w:left="400"/>
        <w:rPr>
          <w:sz w:val="20"/>
          <w:szCs w:val="20"/>
        </w:rPr>
      </w:pPr>
      <w:r>
        <w:rPr>
          <w:rFonts w:ascii="Arial" w:eastAsia="Arial" w:hAnsi="Arial" w:cs="Arial"/>
          <w:sz w:val="24"/>
          <w:szCs w:val="24"/>
        </w:rPr>
        <w:t>B.1</w:t>
      </w:r>
      <w:r>
        <w:rPr>
          <w:rFonts w:ascii="Arial" w:eastAsia="Arial" w:hAnsi="Arial" w:cs="Arial"/>
          <w:sz w:val="24"/>
          <w:szCs w:val="24"/>
        </w:rPr>
        <w:tab/>
        <w:t>Epidemics without containment measures</w:t>
      </w:r>
    </w:p>
    <w:p w14:paraId="7A025004"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14:anchorId="4AA99808" wp14:editId="673A378E">
                <wp:simplePos x="0" y="0"/>
                <wp:positionH relativeFrom="column">
                  <wp:posOffset>1388745</wp:posOffset>
                </wp:positionH>
                <wp:positionV relativeFrom="paragraph">
                  <wp:posOffset>254000</wp:posOffset>
                </wp:positionV>
                <wp:extent cx="316547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48FFC16C" id="Shape 48"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109.35pt,20pt" to="358.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" o:allowincell="f" filled="t" strokeweight=".30797mm">
                <v:stroke joinstyle="miter"/>
                <o:lock v:ext="edit" shapetype="f"/>
              </v:line>
            </w:pict>
          </mc:Fallback>
        </mc:AlternateContent>
      </w:r>
    </w:p>
    <w:p w14:paraId="45C49E31" w14:textId="77777777" w:rsidR="00987E15" w:rsidRDefault="00987E15">
      <w:pPr>
        <w:spacing w:line="200" w:lineRule="exact"/>
        <w:rPr>
          <w:sz w:val="20"/>
          <w:szCs w:val="20"/>
        </w:rPr>
      </w:pPr>
    </w:p>
    <w:p w14:paraId="22F597A4" w14:textId="77777777" w:rsidR="00987E15" w:rsidRDefault="00987E15">
      <w:pPr>
        <w:spacing w:line="232"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4B8DC7D5" w14:textId="77777777">
        <w:trPr>
          <w:trHeight w:val="239"/>
        </w:trPr>
        <w:tc>
          <w:tcPr>
            <w:tcW w:w="720" w:type="dxa"/>
            <w:vAlign w:val="bottom"/>
          </w:tcPr>
          <w:p w14:paraId="42C74040" w14:textId="77777777" w:rsidR="00987E15" w:rsidRDefault="00987E15">
            <w:pPr>
              <w:rPr>
                <w:sz w:val="20"/>
                <w:szCs w:val="20"/>
              </w:rPr>
            </w:pPr>
          </w:p>
        </w:tc>
        <w:tc>
          <w:tcPr>
            <w:tcW w:w="2240" w:type="dxa"/>
            <w:gridSpan w:val="2"/>
            <w:vAlign w:val="bottom"/>
          </w:tcPr>
          <w:p w14:paraId="70F8B0A3"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0F9D51CE"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21581797" w14:textId="77777777" w:rsidR="00987E15" w:rsidRDefault="0068775A">
            <w:pPr>
              <w:ind w:right="300"/>
              <w:jc w:val="right"/>
              <w:rPr>
                <w:sz w:val="20"/>
                <w:szCs w:val="20"/>
              </w:rPr>
            </w:pPr>
            <w:r>
              <w:rPr>
                <w:rFonts w:ascii="Arial" w:eastAsia="Arial" w:hAnsi="Arial" w:cs="Arial"/>
                <w:sz w:val="20"/>
                <w:szCs w:val="20"/>
              </w:rPr>
              <w:t>days</w:t>
            </w:r>
          </w:p>
        </w:tc>
      </w:tr>
      <w:tr w:rsidR="00987E15" w14:paraId="35C8AA0E" w14:textId="77777777">
        <w:trPr>
          <w:trHeight w:val="239"/>
        </w:trPr>
        <w:tc>
          <w:tcPr>
            <w:tcW w:w="720" w:type="dxa"/>
            <w:vAlign w:val="bottom"/>
          </w:tcPr>
          <w:p w14:paraId="19381744" w14:textId="77777777" w:rsidR="00987E15" w:rsidRDefault="00987E15">
            <w:pPr>
              <w:rPr>
                <w:sz w:val="20"/>
                <w:szCs w:val="20"/>
              </w:rPr>
            </w:pPr>
          </w:p>
        </w:tc>
        <w:tc>
          <w:tcPr>
            <w:tcW w:w="1240" w:type="dxa"/>
            <w:vAlign w:val="bottom"/>
          </w:tcPr>
          <w:p w14:paraId="17E139DD"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36758291" w14:textId="77777777" w:rsidR="00987E15" w:rsidRDefault="00987E15">
            <w:pPr>
              <w:rPr>
                <w:sz w:val="20"/>
                <w:szCs w:val="20"/>
              </w:rPr>
            </w:pPr>
          </w:p>
        </w:tc>
        <w:tc>
          <w:tcPr>
            <w:tcW w:w="1140" w:type="dxa"/>
            <w:vAlign w:val="bottom"/>
          </w:tcPr>
          <w:p w14:paraId="551EBFC1"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17AF291B" w14:textId="77777777" w:rsidR="00987E15" w:rsidRDefault="00987E15">
            <w:pPr>
              <w:rPr>
                <w:sz w:val="20"/>
                <w:szCs w:val="20"/>
              </w:rPr>
            </w:pPr>
          </w:p>
        </w:tc>
      </w:tr>
      <w:tr w:rsidR="00987E15" w14:paraId="03AF8F6B" w14:textId="77777777">
        <w:trPr>
          <w:trHeight w:val="247"/>
        </w:trPr>
        <w:tc>
          <w:tcPr>
            <w:tcW w:w="720" w:type="dxa"/>
            <w:vAlign w:val="bottom"/>
          </w:tcPr>
          <w:p w14:paraId="6E30AC3B" w14:textId="77777777" w:rsidR="00987E15" w:rsidRDefault="00987E15">
            <w:pPr>
              <w:rPr>
                <w:sz w:val="21"/>
                <w:szCs w:val="21"/>
              </w:rPr>
            </w:pPr>
          </w:p>
        </w:tc>
        <w:tc>
          <w:tcPr>
            <w:tcW w:w="1240" w:type="dxa"/>
            <w:vAlign w:val="bottom"/>
          </w:tcPr>
          <w:p w14:paraId="5C4C48C5"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759098C9" w14:textId="77777777" w:rsidR="00987E15" w:rsidRDefault="00987E15">
            <w:pPr>
              <w:rPr>
                <w:sz w:val="21"/>
                <w:szCs w:val="21"/>
              </w:rPr>
            </w:pPr>
          </w:p>
        </w:tc>
        <w:tc>
          <w:tcPr>
            <w:tcW w:w="1140" w:type="dxa"/>
            <w:vAlign w:val="bottom"/>
          </w:tcPr>
          <w:p w14:paraId="47425473"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56AE9C50" w14:textId="77777777" w:rsidR="00987E15" w:rsidRDefault="00987E15">
            <w:pPr>
              <w:rPr>
                <w:sz w:val="21"/>
                <w:szCs w:val="21"/>
              </w:rPr>
            </w:pPr>
          </w:p>
        </w:tc>
      </w:tr>
      <w:tr w:rsidR="00987E15" w14:paraId="4780F7A7" w14:textId="77777777">
        <w:trPr>
          <w:trHeight w:val="47"/>
        </w:trPr>
        <w:tc>
          <w:tcPr>
            <w:tcW w:w="720" w:type="dxa"/>
            <w:tcBorders>
              <w:bottom w:val="single" w:sz="8" w:space="0" w:color="auto"/>
            </w:tcBorders>
            <w:vAlign w:val="bottom"/>
          </w:tcPr>
          <w:p w14:paraId="011DB3FF" w14:textId="77777777" w:rsidR="00987E15" w:rsidRDefault="00987E15">
            <w:pPr>
              <w:rPr>
                <w:sz w:val="4"/>
                <w:szCs w:val="4"/>
              </w:rPr>
            </w:pPr>
          </w:p>
        </w:tc>
        <w:tc>
          <w:tcPr>
            <w:tcW w:w="1240" w:type="dxa"/>
            <w:tcBorders>
              <w:bottom w:val="single" w:sz="8" w:space="0" w:color="auto"/>
            </w:tcBorders>
            <w:vAlign w:val="bottom"/>
          </w:tcPr>
          <w:p w14:paraId="6B8EF2FC" w14:textId="77777777" w:rsidR="00987E15" w:rsidRDefault="00987E15">
            <w:pPr>
              <w:rPr>
                <w:sz w:val="4"/>
                <w:szCs w:val="4"/>
              </w:rPr>
            </w:pPr>
          </w:p>
        </w:tc>
        <w:tc>
          <w:tcPr>
            <w:tcW w:w="1000" w:type="dxa"/>
            <w:tcBorders>
              <w:bottom w:val="single" w:sz="8" w:space="0" w:color="auto"/>
            </w:tcBorders>
            <w:vAlign w:val="bottom"/>
          </w:tcPr>
          <w:p w14:paraId="660C93F9" w14:textId="77777777" w:rsidR="00987E15" w:rsidRDefault="00987E15">
            <w:pPr>
              <w:rPr>
                <w:sz w:val="4"/>
                <w:szCs w:val="4"/>
              </w:rPr>
            </w:pPr>
          </w:p>
        </w:tc>
        <w:tc>
          <w:tcPr>
            <w:tcW w:w="1140" w:type="dxa"/>
            <w:tcBorders>
              <w:bottom w:val="single" w:sz="8" w:space="0" w:color="auto"/>
            </w:tcBorders>
            <w:vAlign w:val="bottom"/>
          </w:tcPr>
          <w:p w14:paraId="0B95A887" w14:textId="77777777" w:rsidR="00987E15" w:rsidRDefault="00987E15">
            <w:pPr>
              <w:rPr>
                <w:sz w:val="4"/>
                <w:szCs w:val="4"/>
              </w:rPr>
            </w:pPr>
          </w:p>
        </w:tc>
        <w:tc>
          <w:tcPr>
            <w:tcW w:w="900" w:type="dxa"/>
            <w:tcBorders>
              <w:bottom w:val="single" w:sz="8" w:space="0" w:color="auto"/>
            </w:tcBorders>
            <w:vAlign w:val="bottom"/>
          </w:tcPr>
          <w:p w14:paraId="076EFA32" w14:textId="77777777" w:rsidR="00987E15" w:rsidRDefault="00987E15">
            <w:pPr>
              <w:rPr>
                <w:sz w:val="4"/>
                <w:szCs w:val="4"/>
              </w:rPr>
            </w:pPr>
          </w:p>
        </w:tc>
      </w:tr>
      <w:tr w:rsidR="00987E15" w14:paraId="219D8AB3" w14:textId="77777777">
        <w:trPr>
          <w:trHeight w:val="273"/>
        </w:trPr>
        <w:tc>
          <w:tcPr>
            <w:tcW w:w="720" w:type="dxa"/>
            <w:vAlign w:val="bottom"/>
          </w:tcPr>
          <w:p w14:paraId="39A990F1"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392A4E22" w14:textId="77777777" w:rsidR="00987E15" w:rsidRDefault="0068775A">
            <w:pPr>
              <w:ind w:right="140"/>
              <w:jc w:val="right"/>
              <w:rPr>
                <w:sz w:val="20"/>
                <w:szCs w:val="20"/>
              </w:rPr>
            </w:pPr>
            <w:r>
              <w:rPr>
                <w:rFonts w:ascii="Arial" w:eastAsia="Arial" w:hAnsi="Arial" w:cs="Arial"/>
                <w:sz w:val="20"/>
                <w:szCs w:val="20"/>
              </w:rPr>
              <w:t>962.00</w:t>
            </w:r>
          </w:p>
        </w:tc>
        <w:tc>
          <w:tcPr>
            <w:tcW w:w="1000" w:type="dxa"/>
            <w:vAlign w:val="bottom"/>
          </w:tcPr>
          <w:p w14:paraId="27044D5D"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6B18A88C"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2C06F2CE" w14:textId="77777777" w:rsidR="00987E15" w:rsidRDefault="0068775A">
            <w:pPr>
              <w:ind w:right="20"/>
              <w:jc w:val="right"/>
              <w:rPr>
                <w:sz w:val="20"/>
                <w:szCs w:val="20"/>
              </w:rPr>
            </w:pPr>
            <w:r>
              <w:rPr>
                <w:rFonts w:ascii="Arial" w:eastAsia="Arial" w:hAnsi="Arial" w:cs="Arial"/>
                <w:sz w:val="20"/>
                <w:szCs w:val="20"/>
              </w:rPr>
              <w:t>1000.00</w:t>
            </w:r>
          </w:p>
        </w:tc>
      </w:tr>
      <w:tr w:rsidR="00987E15" w14:paraId="0E5549B8" w14:textId="77777777">
        <w:trPr>
          <w:trHeight w:val="239"/>
        </w:trPr>
        <w:tc>
          <w:tcPr>
            <w:tcW w:w="720" w:type="dxa"/>
            <w:vAlign w:val="bottom"/>
          </w:tcPr>
          <w:p w14:paraId="33DEC1E8"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03C1A2B3" w14:textId="77777777" w:rsidR="00987E15" w:rsidRDefault="0068775A">
            <w:pPr>
              <w:ind w:right="140"/>
              <w:jc w:val="right"/>
              <w:rPr>
                <w:sz w:val="20"/>
                <w:szCs w:val="20"/>
              </w:rPr>
            </w:pPr>
            <w:r>
              <w:rPr>
                <w:rFonts w:ascii="Arial" w:eastAsia="Arial" w:hAnsi="Arial" w:cs="Arial"/>
                <w:sz w:val="20"/>
                <w:szCs w:val="20"/>
              </w:rPr>
              <w:t>4.65</w:t>
            </w:r>
          </w:p>
        </w:tc>
        <w:tc>
          <w:tcPr>
            <w:tcW w:w="1000" w:type="dxa"/>
            <w:vAlign w:val="bottom"/>
          </w:tcPr>
          <w:p w14:paraId="368B5018" w14:textId="77777777" w:rsidR="00987E15" w:rsidRDefault="0068775A">
            <w:pPr>
              <w:ind w:right="20"/>
              <w:jc w:val="right"/>
              <w:rPr>
                <w:sz w:val="20"/>
                <w:szCs w:val="20"/>
              </w:rPr>
            </w:pPr>
            <w:r>
              <w:rPr>
                <w:rFonts w:ascii="Arial" w:eastAsia="Arial" w:hAnsi="Arial" w:cs="Arial"/>
                <w:sz w:val="20"/>
                <w:szCs w:val="20"/>
              </w:rPr>
              <w:t>851.12</w:t>
            </w:r>
          </w:p>
        </w:tc>
        <w:tc>
          <w:tcPr>
            <w:tcW w:w="1140" w:type="dxa"/>
            <w:vAlign w:val="bottom"/>
          </w:tcPr>
          <w:p w14:paraId="198C82DC" w14:textId="77777777" w:rsidR="00987E15" w:rsidRDefault="0068775A">
            <w:pPr>
              <w:ind w:right="20"/>
              <w:jc w:val="right"/>
              <w:rPr>
                <w:sz w:val="20"/>
                <w:szCs w:val="20"/>
              </w:rPr>
            </w:pPr>
            <w:r>
              <w:rPr>
                <w:rFonts w:ascii="Arial" w:eastAsia="Arial" w:hAnsi="Arial" w:cs="Arial"/>
                <w:sz w:val="20"/>
                <w:szCs w:val="20"/>
              </w:rPr>
              <w:t>2253.48</w:t>
            </w:r>
          </w:p>
        </w:tc>
        <w:tc>
          <w:tcPr>
            <w:tcW w:w="900" w:type="dxa"/>
            <w:vAlign w:val="bottom"/>
          </w:tcPr>
          <w:p w14:paraId="3E84F91B" w14:textId="77777777" w:rsidR="00987E15" w:rsidRDefault="0068775A">
            <w:pPr>
              <w:ind w:right="20"/>
              <w:jc w:val="right"/>
              <w:rPr>
                <w:sz w:val="20"/>
                <w:szCs w:val="20"/>
              </w:rPr>
            </w:pPr>
            <w:r>
              <w:rPr>
                <w:rFonts w:ascii="Arial" w:eastAsia="Arial" w:hAnsi="Arial" w:cs="Arial"/>
                <w:sz w:val="20"/>
                <w:szCs w:val="20"/>
              </w:rPr>
              <w:t>340.10</w:t>
            </w:r>
          </w:p>
        </w:tc>
      </w:tr>
      <w:tr w:rsidR="00987E15" w14:paraId="27086FC1" w14:textId="77777777">
        <w:trPr>
          <w:trHeight w:val="239"/>
        </w:trPr>
        <w:tc>
          <w:tcPr>
            <w:tcW w:w="720" w:type="dxa"/>
            <w:vAlign w:val="bottom"/>
          </w:tcPr>
          <w:p w14:paraId="78F9C133"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2075CBEC" w14:textId="77777777" w:rsidR="00987E15" w:rsidRDefault="0068775A">
            <w:pPr>
              <w:ind w:right="140"/>
              <w:jc w:val="right"/>
              <w:rPr>
                <w:sz w:val="20"/>
                <w:szCs w:val="20"/>
              </w:rPr>
            </w:pPr>
            <w:r>
              <w:rPr>
                <w:rFonts w:ascii="Arial" w:eastAsia="Arial" w:hAnsi="Arial" w:cs="Arial"/>
                <w:sz w:val="20"/>
                <w:szCs w:val="20"/>
              </w:rPr>
              <w:t>7.89</w:t>
            </w:r>
          </w:p>
        </w:tc>
        <w:tc>
          <w:tcPr>
            <w:tcW w:w="1000" w:type="dxa"/>
            <w:vAlign w:val="bottom"/>
          </w:tcPr>
          <w:p w14:paraId="621CE317" w14:textId="77777777" w:rsidR="00987E15" w:rsidRDefault="0068775A">
            <w:pPr>
              <w:ind w:right="20"/>
              <w:jc w:val="right"/>
              <w:rPr>
                <w:sz w:val="20"/>
                <w:szCs w:val="20"/>
              </w:rPr>
            </w:pPr>
            <w:r>
              <w:rPr>
                <w:rFonts w:ascii="Arial" w:eastAsia="Arial" w:hAnsi="Arial" w:cs="Arial"/>
                <w:sz w:val="20"/>
                <w:szCs w:val="20"/>
              </w:rPr>
              <w:t>288.52</w:t>
            </w:r>
          </w:p>
        </w:tc>
        <w:tc>
          <w:tcPr>
            <w:tcW w:w="1140" w:type="dxa"/>
            <w:vAlign w:val="bottom"/>
          </w:tcPr>
          <w:p w14:paraId="0940D8B4" w14:textId="77777777" w:rsidR="00987E15" w:rsidRDefault="0068775A">
            <w:pPr>
              <w:ind w:right="20"/>
              <w:jc w:val="right"/>
              <w:rPr>
                <w:sz w:val="20"/>
                <w:szCs w:val="20"/>
              </w:rPr>
            </w:pPr>
            <w:r>
              <w:rPr>
                <w:rFonts w:ascii="Arial" w:eastAsia="Arial" w:hAnsi="Arial" w:cs="Arial"/>
                <w:sz w:val="20"/>
                <w:szCs w:val="20"/>
              </w:rPr>
              <w:t>767.58</w:t>
            </w:r>
          </w:p>
        </w:tc>
        <w:tc>
          <w:tcPr>
            <w:tcW w:w="900" w:type="dxa"/>
            <w:vAlign w:val="bottom"/>
          </w:tcPr>
          <w:p w14:paraId="17C621B9" w14:textId="77777777" w:rsidR="00987E15" w:rsidRDefault="0068775A">
            <w:pPr>
              <w:ind w:right="20"/>
              <w:jc w:val="right"/>
              <w:rPr>
                <w:sz w:val="20"/>
                <w:szCs w:val="20"/>
              </w:rPr>
            </w:pPr>
            <w:r>
              <w:rPr>
                <w:rFonts w:ascii="Arial" w:eastAsia="Arial" w:hAnsi="Arial" w:cs="Arial"/>
                <w:sz w:val="20"/>
                <w:szCs w:val="20"/>
              </w:rPr>
              <w:t>110.21</w:t>
            </w:r>
          </w:p>
        </w:tc>
      </w:tr>
      <w:tr w:rsidR="00987E15" w14:paraId="1EFF56EC" w14:textId="77777777">
        <w:trPr>
          <w:trHeight w:val="239"/>
        </w:trPr>
        <w:tc>
          <w:tcPr>
            <w:tcW w:w="720" w:type="dxa"/>
            <w:vAlign w:val="bottom"/>
          </w:tcPr>
          <w:p w14:paraId="09B405C6"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5A4E3B6B"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064A6472"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6EFC2474"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5A0F7B70" w14:textId="77777777" w:rsidR="00987E15" w:rsidRDefault="0068775A">
            <w:pPr>
              <w:ind w:right="20"/>
              <w:jc w:val="right"/>
              <w:rPr>
                <w:sz w:val="20"/>
                <w:szCs w:val="20"/>
              </w:rPr>
            </w:pPr>
            <w:r>
              <w:rPr>
                <w:rFonts w:ascii="Arial" w:eastAsia="Arial" w:hAnsi="Arial" w:cs="Arial"/>
                <w:sz w:val="20"/>
                <w:szCs w:val="20"/>
              </w:rPr>
              <w:t>12.00</w:t>
            </w:r>
          </w:p>
        </w:tc>
      </w:tr>
      <w:tr w:rsidR="00987E15" w14:paraId="31F8B98D" w14:textId="77777777">
        <w:trPr>
          <w:trHeight w:val="239"/>
        </w:trPr>
        <w:tc>
          <w:tcPr>
            <w:tcW w:w="720" w:type="dxa"/>
            <w:vAlign w:val="bottom"/>
          </w:tcPr>
          <w:p w14:paraId="44B67067"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26030300"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5C96D9D6" w14:textId="77777777" w:rsidR="00987E15" w:rsidRDefault="0068775A">
            <w:pPr>
              <w:ind w:right="20"/>
              <w:jc w:val="right"/>
              <w:rPr>
                <w:sz w:val="20"/>
                <w:szCs w:val="20"/>
              </w:rPr>
            </w:pPr>
            <w:r>
              <w:rPr>
                <w:rFonts w:ascii="Arial" w:eastAsia="Arial" w:hAnsi="Arial" w:cs="Arial"/>
                <w:sz w:val="20"/>
                <w:szCs w:val="20"/>
              </w:rPr>
              <w:t>849.00</w:t>
            </w:r>
          </w:p>
        </w:tc>
        <w:tc>
          <w:tcPr>
            <w:tcW w:w="1140" w:type="dxa"/>
            <w:vAlign w:val="bottom"/>
          </w:tcPr>
          <w:p w14:paraId="222FC17C" w14:textId="77777777" w:rsidR="00987E15" w:rsidRDefault="0068775A">
            <w:pPr>
              <w:ind w:right="20"/>
              <w:jc w:val="right"/>
              <w:rPr>
                <w:sz w:val="20"/>
                <w:szCs w:val="20"/>
              </w:rPr>
            </w:pPr>
            <w:r>
              <w:rPr>
                <w:rFonts w:ascii="Arial" w:eastAsia="Arial" w:hAnsi="Arial" w:cs="Arial"/>
                <w:sz w:val="20"/>
                <w:szCs w:val="20"/>
              </w:rPr>
              <w:t>2246.75</w:t>
            </w:r>
          </w:p>
        </w:tc>
        <w:tc>
          <w:tcPr>
            <w:tcW w:w="900" w:type="dxa"/>
            <w:vAlign w:val="bottom"/>
          </w:tcPr>
          <w:p w14:paraId="1D1E6440" w14:textId="77777777" w:rsidR="00987E15" w:rsidRDefault="0068775A">
            <w:pPr>
              <w:ind w:right="20"/>
              <w:jc w:val="right"/>
              <w:rPr>
                <w:sz w:val="20"/>
                <w:szCs w:val="20"/>
              </w:rPr>
            </w:pPr>
            <w:r>
              <w:rPr>
                <w:rFonts w:ascii="Arial" w:eastAsia="Arial" w:hAnsi="Arial" w:cs="Arial"/>
                <w:sz w:val="20"/>
                <w:szCs w:val="20"/>
              </w:rPr>
              <w:t>317.00</w:t>
            </w:r>
          </w:p>
        </w:tc>
      </w:tr>
      <w:tr w:rsidR="00987E15" w14:paraId="5BB85FB4" w14:textId="77777777">
        <w:trPr>
          <w:trHeight w:val="239"/>
        </w:trPr>
        <w:tc>
          <w:tcPr>
            <w:tcW w:w="720" w:type="dxa"/>
            <w:vAlign w:val="bottom"/>
          </w:tcPr>
          <w:p w14:paraId="2DF328F2"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647693C5"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340FCDD3" w14:textId="77777777" w:rsidR="00987E15" w:rsidRDefault="0068775A">
            <w:pPr>
              <w:ind w:right="20"/>
              <w:jc w:val="right"/>
              <w:rPr>
                <w:sz w:val="20"/>
                <w:szCs w:val="20"/>
              </w:rPr>
            </w:pPr>
            <w:r>
              <w:rPr>
                <w:rFonts w:ascii="Arial" w:eastAsia="Arial" w:hAnsi="Arial" w:cs="Arial"/>
                <w:sz w:val="20"/>
                <w:szCs w:val="20"/>
              </w:rPr>
              <w:t>924.00</w:t>
            </w:r>
          </w:p>
        </w:tc>
        <w:tc>
          <w:tcPr>
            <w:tcW w:w="1140" w:type="dxa"/>
            <w:vAlign w:val="bottom"/>
          </w:tcPr>
          <w:p w14:paraId="5D57E8A6" w14:textId="77777777" w:rsidR="00987E15" w:rsidRDefault="0068775A">
            <w:pPr>
              <w:ind w:right="20"/>
              <w:jc w:val="right"/>
              <w:rPr>
                <w:sz w:val="20"/>
                <w:szCs w:val="20"/>
              </w:rPr>
            </w:pPr>
            <w:r>
              <w:rPr>
                <w:rFonts w:ascii="Arial" w:eastAsia="Arial" w:hAnsi="Arial" w:cs="Arial"/>
                <w:sz w:val="20"/>
                <w:szCs w:val="20"/>
              </w:rPr>
              <w:t>2442.00</w:t>
            </w:r>
          </w:p>
        </w:tc>
        <w:tc>
          <w:tcPr>
            <w:tcW w:w="900" w:type="dxa"/>
            <w:vAlign w:val="bottom"/>
          </w:tcPr>
          <w:p w14:paraId="10850FB5" w14:textId="77777777" w:rsidR="00987E15" w:rsidRDefault="0068775A">
            <w:pPr>
              <w:ind w:right="20"/>
              <w:jc w:val="right"/>
              <w:rPr>
                <w:sz w:val="20"/>
                <w:szCs w:val="20"/>
              </w:rPr>
            </w:pPr>
            <w:r>
              <w:rPr>
                <w:rFonts w:ascii="Arial" w:eastAsia="Arial" w:hAnsi="Arial" w:cs="Arial"/>
                <w:sz w:val="20"/>
                <w:szCs w:val="20"/>
              </w:rPr>
              <w:t>357.00</w:t>
            </w:r>
          </w:p>
        </w:tc>
      </w:tr>
      <w:tr w:rsidR="00987E15" w14:paraId="52180886" w14:textId="77777777">
        <w:trPr>
          <w:trHeight w:val="239"/>
        </w:trPr>
        <w:tc>
          <w:tcPr>
            <w:tcW w:w="720" w:type="dxa"/>
            <w:vAlign w:val="bottom"/>
          </w:tcPr>
          <w:p w14:paraId="4B3C6B22"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67E6E305" w14:textId="77777777" w:rsidR="00987E15" w:rsidRDefault="0068775A">
            <w:pPr>
              <w:ind w:right="140"/>
              <w:jc w:val="right"/>
              <w:rPr>
                <w:sz w:val="20"/>
                <w:szCs w:val="20"/>
              </w:rPr>
            </w:pPr>
            <w:r>
              <w:rPr>
                <w:rFonts w:ascii="Arial" w:eastAsia="Arial" w:hAnsi="Arial" w:cs="Arial"/>
                <w:sz w:val="20"/>
                <w:szCs w:val="20"/>
              </w:rPr>
              <w:t>8.00</w:t>
            </w:r>
          </w:p>
        </w:tc>
        <w:tc>
          <w:tcPr>
            <w:tcW w:w="1000" w:type="dxa"/>
            <w:vAlign w:val="bottom"/>
          </w:tcPr>
          <w:p w14:paraId="1FA037B2" w14:textId="77777777" w:rsidR="00987E15" w:rsidRDefault="0068775A">
            <w:pPr>
              <w:ind w:right="20"/>
              <w:jc w:val="right"/>
              <w:rPr>
                <w:sz w:val="20"/>
                <w:szCs w:val="20"/>
              </w:rPr>
            </w:pPr>
            <w:r>
              <w:rPr>
                <w:rFonts w:ascii="Arial" w:eastAsia="Arial" w:hAnsi="Arial" w:cs="Arial"/>
                <w:sz w:val="20"/>
                <w:szCs w:val="20"/>
              </w:rPr>
              <w:t>998.00</w:t>
            </w:r>
          </w:p>
        </w:tc>
        <w:tc>
          <w:tcPr>
            <w:tcW w:w="1140" w:type="dxa"/>
            <w:vAlign w:val="bottom"/>
          </w:tcPr>
          <w:p w14:paraId="60856B53" w14:textId="77777777" w:rsidR="00987E15" w:rsidRDefault="0068775A">
            <w:pPr>
              <w:ind w:right="20"/>
              <w:jc w:val="right"/>
              <w:rPr>
                <w:sz w:val="20"/>
                <w:szCs w:val="20"/>
              </w:rPr>
            </w:pPr>
            <w:r>
              <w:rPr>
                <w:rFonts w:ascii="Arial" w:eastAsia="Arial" w:hAnsi="Arial" w:cs="Arial"/>
                <w:sz w:val="20"/>
                <w:szCs w:val="20"/>
              </w:rPr>
              <w:t>2639.25</w:t>
            </w:r>
          </w:p>
        </w:tc>
        <w:tc>
          <w:tcPr>
            <w:tcW w:w="900" w:type="dxa"/>
            <w:vAlign w:val="bottom"/>
          </w:tcPr>
          <w:p w14:paraId="797329D0" w14:textId="77777777" w:rsidR="00987E15" w:rsidRDefault="0068775A">
            <w:pPr>
              <w:ind w:right="20"/>
              <w:jc w:val="right"/>
              <w:rPr>
                <w:sz w:val="20"/>
                <w:szCs w:val="20"/>
              </w:rPr>
            </w:pPr>
            <w:r>
              <w:rPr>
                <w:rFonts w:ascii="Arial" w:eastAsia="Arial" w:hAnsi="Arial" w:cs="Arial"/>
                <w:sz w:val="20"/>
                <w:szCs w:val="20"/>
              </w:rPr>
              <w:t>399.25</w:t>
            </w:r>
          </w:p>
        </w:tc>
      </w:tr>
      <w:tr w:rsidR="00987E15" w14:paraId="0C8E159A" w14:textId="77777777">
        <w:trPr>
          <w:trHeight w:val="247"/>
        </w:trPr>
        <w:tc>
          <w:tcPr>
            <w:tcW w:w="720" w:type="dxa"/>
            <w:vAlign w:val="bottom"/>
          </w:tcPr>
          <w:p w14:paraId="7F0BCF2C"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0317CAAB" w14:textId="77777777" w:rsidR="00987E15" w:rsidRDefault="0068775A">
            <w:pPr>
              <w:ind w:right="140"/>
              <w:jc w:val="right"/>
              <w:rPr>
                <w:sz w:val="20"/>
                <w:szCs w:val="20"/>
              </w:rPr>
            </w:pPr>
            <w:r>
              <w:rPr>
                <w:rFonts w:ascii="Arial" w:eastAsia="Arial" w:hAnsi="Arial" w:cs="Arial"/>
                <w:sz w:val="20"/>
                <w:szCs w:val="20"/>
              </w:rPr>
              <w:t>54.00</w:t>
            </w:r>
          </w:p>
        </w:tc>
        <w:tc>
          <w:tcPr>
            <w:tcW w:w="1000" w:type="dxa"/>
            <w:vAlign w:val="bottom"/>
          </w:tcPr>
          <w:p w14:paraId="42C6A304" w14:textId="77777777" w:rsidR="00987E15" w:rsidRDefault="0068775A">
            <w:pPr>
              <w:ind w:right="20"/>
              <w:jc w:val="right"/>
              <w:rPr>
                <w:sz w:val="20"/>
                <w:szCs w:val="20"/>
              </w:rPr>
            </w:pPr>
            <w:r>
              <w:rPr>
                <w:rFonts w:ascii="Arial" w:eastAsia="Arial" w:hAnsi="Arial" w:cs="Arial"/>
                <w:sz w:val="20"/>
                <w:szCs w:val="20"/>
              </w:rPr>
              <w:t>1240.00</w:t>
            </w:r>
          </w:p>
        </w:tc>
        <w:tc>
          <w:tcPr>
            <w:tcW w:w="1140" w:type="dxa"/>
            <w:vAlign w:val="bottom"/>
          </w:tcPr>
          <w:p w14:paraId="5968A054" w14:textId="77777777" w:rsidR="00987E15" w:rsidRDefault="0068775A">
            <w:pPr>
              <w:ind w:right="20"/>
              <w:jc w:val="right"/>
              <w:rPr>
                <w:sz w:val="20"/>
                <w:szCs w:val="20"/>
              </w:rPr>
            </w:pPr>
            <w:r>
              <w:rPr>
                <w:rFonts w:ascii="Arial" w:eastAsia="Arial" w:hAnsi="Arial" w:cs="Arial"/>
                <w:sz w:val="20"/>
                <w:szCs w:val="20"/>
              </w:rPr>
              <w:t>3592.00</w:t>
            </w:r>
          </w:p>
        </w:tc>
        <w:tc>
          <w:tcPr>
            <w:tcW w:w="900" w:type="dxa"/>
            <w:vAlign w:val="bottom"/>
          </w:tcPr>
          <w:p w14:paraId="1DDB9920" w14:textId="77777777" w:rsidR="00987E15" w:rsidRDefault="0068775A">
            <w:pPr>
              <w:ind w:right="20"/>
              <w:jc w:val="right"/>
              <w:rPr>
                <w:sz w:val="20"/>
                <w:szCs w:val="20"/>
              </w:rPr>
            </w:pPr>
            <w:r>
              <w:rPr>
                <w:rFonts w:ascii="Arial" w:eastAsia="Arial" w:hAnsi="Arial" w:cs="Arial"/>
                <w:sz w:val="20"/>
                <w:szCs w:val="20"/>
              </w:rPr>
              <w:t>638.00</w:t>
            </w:r>
          </w:p>
        </w:tc>
      </w:tr>
      <w:tr w:rsidR="00987E15" w14:paraId="1D2921E0" w14:textId="77777777">
        <w:trPr>
          <w:trHeight w:val="47"/>
        </w:trPr>
        <w:tc>
          <w:tcPr>
            <w:tcW w:w="720" w:type="dxa"/>
            <w:tcBorders>
              <w:bottom w:val="single" w:sz="8" w:space="0" w:color="auto"/>
            </w:tcBorders>
            <w:vAlign w:val="bottom"/>
          </w:tcPr>
          <w:p w14:paraId="41DF7888" w14:textId="77777777" w:rsidR="00987E15" w:rsidRDefault="00987E15">
            <w:pPr>
              <w:rPr>
                <w:sz w:val="4"/>
                <w:szCs w:val="4"/>
              </w:rPr>
            </w:pPr>
          </w:p>
        </w:tc>
        <w:tc>
          <w:tcPr>
            <w:tcW w:w="1240" w:type="dxa"/>
            <w:tcBorders>
              <w:bottom w:val="single" w:sz="8" w:space="0" w:color="auto"/>
            </w:tcBorders>
            <w:vAlign w:val="bottom"/>
          </w:tcPr>
          <w:p w14:paraId="351FCD1A" w14:textId="77777777" w:rsidR="00987E15" w:rsidRDefault="00987E15">
            <w:pPr>
              <w:rPr>
                <w:sz w:val="4"/>
                <w:szCs w:val="4"/>
              </w:rPr>
            </w:pPr>
          </w:p>
        </w:tc>
        <w:tc>
          <w:tcPr>
            <w:tcW w:w="1000" w:type="dxa"/>
            <w:tcBorders>
              <w:bottom w:val="single" w:sz="8" w:space="0" w:color="auto"/>
            </w:tcBorders>
            <w:vAlign w:val="bottom"/>
          </w:tcPr>
          <w:p w14:paraId="200C342A" w14:textId="77777777" w:rsidR="00987E15" w:rsidRDefault="00987E15">
            <w:pPr>
              <w:rPr>
                <w:sz w:val="4"/>
                <w:szCs w:val="4"/>
              </w:rPr>
            </w:pPr>
          </w:p>
        </w:tc>
        <w:tc>
          <w:tcPr>
            <w:tcW w:w="1140" w:type="dxa"/>
            <w:tcBorders>
              <w:bottom w:val="single" w:sz="8" w:space="0" w:color="auto"/>
            </w:tcBorders>
            <w:vAlign w:val="bottom"/>
          </w:tcPr>
          <w:p w14:paraId="0F3A014F" w14:textId="77777777" w:rsidR="00987E15" w:rsidRDefault="00987E15">
            <w:pPr>
              <w:rPr>
                <w:sz w:val="4"/>
                <w:szCs w:val="4"/>
              </w:rPr>
            </w:pPr>
          </w:p>
        </w:tc>
        <w:tc>
          <w:tcPr>
            <w:tcW w:w="900" w:type="dxa"/>
            <w:tcBorders>
              <w:bottom w:val="single" w:sz="8" w:space="0" w:color="auto"/>
            </w:tcBorders>
            <w:vAlign w:val="bottom"/>
          </w:tcPr>
          <w:p w14:paraId="3F50E334" w14:textId="77777777" w:rsidR="00987E15" w:rsidRDefault="00987E15">
            <w:pPr>
              <w:rPr>
                <w:sz w:val="4"/>
                <w:szCs w:val="4"/>
              </w:rPr>
            </w:pPr>
          </w:p>
        </w:tc>
      </w:tr>
    </w:tbl>
    <w:p w14:paraId="4E055C00" w14:textId="77777777" w:rsidR="00987E15" w:rsidRDefault="00987E15">
      <w:pPr>
        <w:spacing w:line="164" w:lineRule="exact"/>
        <w:rPr>
          <w:sz w:val="20"/>
          <w:szCs w:val="20"/>
        </w:rPr>
      </w:pPr>
    </w:p>
    <w:p w14:paraId="3EA74CBC" w14:textId="77777777" w:rsidR="00987E15" w:rsidRDefault="0068775A">
      <w:pPr>
        <w:jc w:val="center"/>
        <w:rPr>
          <w:sz w:val="20"/>
          <w:szCs w:val="20"/>
        </w:rPr>
      </w:pPr>
      <w:r>
        <w:rPr>
          <w:rFonts w:ascii="Arial" w:eastAsia="Arial" w:hAnsi="Arial" w:cs="Arial"/>
        </w:rPr>
        <w:t>Table 2: Epidemics without containment measures</w:t>
      </w:r>
    </w:p>
    <w:p w14:paraId="33378EE1" w14:textId="77777777" w:rsidR="00987E15" w:rsidRDefault="0068775A">
      <w:pPr>
        <w:spacing w:line="20" w:lineRule="exact"/>
        <w:rPr>
          <w:sz w:val="20"/>
          <w:szCs w:val="20"/>
        </w:rPr>
      </w:pPr>
      <w:r>
        <w:rPr>
          <w:noProof/>
          <w:sz w:val="20"/>
          <w:szCs w:val="20"/>
        </w:rPr>
        <w:drawing>
          <wp:anchor distT="0" distB="0" distL="114300" distR="114300" simplePos="0" relativeHeight="251668480" behindDoc="1" locked="0" layoutInCell="0" allowOverlap="1" wp14:anchorId="3F723BD2" wp14:editId="1C6DBD16">
            <wp:simplePos x="0" y="0"/>
            <wp:positionH relativeFrom="column">
              <wp:posOffset>772795</wp:posOffset>
            </wp:positionH>
            <wp:positionV relativeFrom="paragraph">
              <wp:posOffset>313055</wp:posOffset>
            </wp:positionV>
            <wp:extent cx="4352925" cy="26257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4352925" cy="2625725"/>
                    </a:xfrm>
                    <a:prstGeom prst="rect">
                      <a:avLst/>
                    </a:prstGeom>
                    <a:noFill/>
                  </pic:spPr>
                </pic:pic>
              </a:graphicData>
            </a:graphic>
          </wp:anchor>
        </w:drawing>
      </w:r>
    </w:p>
    <w:p w14:paraId="75712B9F" w14:textId="77777777" w:rsidR="00987E15" w:rsidRDefault="00987E15">
      <w:pPr>
        <w:spacing w:line="200" w:lineRule="exact"/>
        <w:rPr>
          <w:sz w:val="20"/>
          <w:szCs w:val="20"/>
        </w:rPr>
      </w:pPr>
    </w:p>
    <w:p w14:paraId="11A36375" w14:textId="77777777" w:rsidR="00987E15" w:rsidRDefault="00987E15">
      <w:pPr>
        <w:spacing w:line="200" w:lineRule="exact"/>
        <w:rPr>
          <w:sz w:val="20"/>
          <w:szCs w:val="20"/>
        </w:rPr>
      </w:pPr>
    </w:p>
    <w:p w14:paraId="442B3A2C" w14:textId="77777777" w:rsidR="00987E15" w:rsidRDefault="00987E15">
      <w:pPr>
        <w:spacing w:line="200" w:lineRule="exact"/>
        <w:rPr>
          <w:sz w:val="20"/>
          <w:szCs w:val="20"/>
        </w:rPr>
      </w:pPr>
    </w:p>
    <w:p w14:paraId="49638C71" w14:textId="77777777" w:rsidR="00987E15" w:rsidRDefault="00987E15">
      <w:pPr>
        <w:spacing w:line="200" w:lineRule="exact"/>
        <w:rPr>
          <w:sz w:val="20"/>
          <w:szCs w:val="20"/>
        </w:rPr>
      </w:pPr>
    </w:p>
    <w:p w14:paraId="0B0F9875" w14:textId="77777777" w:rsidR="00987E15" w:rsidRDefault="00987E15">
      <w:pPr>
        <w:spacing w:line="200" w:lineRule="exact"/>
        <w:rPr>
          <w:sz w:val="20"/>
          <w:szCs w:val="20"/>
        </w:rPr>
      </w:pPr>
    </w:p>
    <w:p w14:paraId="705865F7" w14:textId="77777777" w:rsidR="00987E15" w:rsidRDefault="00987E15">
      <w:pPr>
        <w:spacing w:line="200" w:lineRule="exact"/>
        <w:rPr>
          <w:sz w:val="20"/>
          <w:szCs w:val="20"/>
        </w:rPr>
      </w:pPr>
    </w:p>
    <w:p w14:paraId="0A4CAE0B" w14:textId="77777777" w:rsidR="00987E15" w:rsidRDefault="00987E15">
      <w:pPr>
        <w:spacing w:line="200" w:lineRule="exact"/>
        <w:rPr>
          <w:sz w:val="20"/>
          <w:szCs w:val="20"/>
        </w:rPr>
      </w:pPr>
    </w:p>
    <w:p w14:paraId="3ABD9278" w14:textId="77777777" w:rsidR="00987E15" w:rsidRDefault="00987E15">
      <w:pPr>
        <w:spacing w:line="200" w:lineRule="exact"/>
        <w:rPr>
          <w:sz w:val="20"/>
          <w:szCs w:val="20"/>
        </w:rPr>
      </w:pPr>
    </w:p>
    <w:p w14:paraId="15A8E175" w14:textId="77777777" w:rsidR="00987E15" w:rsidRDefault="00987E15">
      <w:pPr>
        <w:spacing w:line="200" w:lineRule="exact"/>
        <w:rPr>
          <w:sz w:val="20"/>
          <w:szCs w:val="20"/>
        </w:rPr>
      </w:pPr>
    </w:p>
    <w:p w14:paraId="0ADE1382" w14:textId="77777777" w:rsidR="00987E15" w:rsidRDefault="00987E15">
      <w:pPr>
        <w:spacing w:line="200" w:lineRule="exact"/>
        <w:rPr>
          <w:sz w:val="20"/>
          <w:szCs w:val="20"/>
        </w:rPr>
      </w:pPr>
    </w:p>
    <w:p w14:paraId="049F1914" w14:textId="77777777" w:rsidR="00987E15" w:rsidRDefault="00987E15">
      <w:pPr>
        <w:spacing w:line="200" w:lineRule="exact"/>
        <w:rPr>
          <w:sz w:val="20"/>
          <w:szCs w:val="20"/>
        </w:rPr>
      </w:pPr>
    </w:p>
    <w:p w14:paraId="6691C63E" w14:textId="77777777" w:rsidR="00987E15" w:rsidRDefault="00987E15">
      <w:pPr>
        <w:spacing w:line="200" w:lineRule="exact"/>
        <w:rPr>
          <w:sz w:val="20"/>
          <w:szCs w:val="20"/>
        </w:rPr>
      </w:pPr>
    </w:p>
    <w:p w14:paraId="016F1849" w14:textId="77777777" w:rsidR="00987E15" w:rsidRDefault="00987E15">
      <w:pPr>
        <w:spacing w:line="200" w:lineRule="exact"/>
        <w:rPr>
          <w:sz w:val="20"/>
          <w:szCs w:val="20"/>
        </w:rPr>
      </w:pPr>
    </w:p>
    <w:p w14:paraId="1E03613E" w14:textId="77777777" w:rsidR="00987E15" w:rsidRDefault="00987E15">
      <w:pPr>
        <w:spacing w:line="200" w:lineRule="exact"/>
        <w:rPr>
          <w:sz w:val="20"/>
          <w:szCs w:val="20"/>
        </w:rPr>
      </w:pPr>
    </w:p>
    <w:p w14:paraId="02B64E43" w14:textId="77777777" w:rsidR="00987E15" w:rsidRDefault="00987E15">
      <w:pPr>
        <w:spacing w:line="200" w:lineRule="exact"/>
        <w:rPr>
          <w:sz w:val="20"/>
          <w:szCs w:val="20"/>
        </w:rPr>
      </w:pPr>
    </w:p>
    <w:p w14:paraId="26E50AF0" w14:textId="77777777" w:rsidR="00987E15" w:rsidRDefault="00987E15">
      <w:pPr>
        <w:spacing w:line="200" w:lineRule="exact"/>
        <w:rPr>
          <w:sz w:val="20"/>
          <w:szCs w:val="20"/>
        </w:rPr>
      </w:pPr>
    </w:p>
    <w:p w14:paraId="3BE169ED" w14:textId="77777777" w:rsidR="00987E15" w:rsidRDefault="00987E15">
      <w:pPr>
        <w:spacing w:line="200" w:lineRule="exact"/>
        <w:rPr>
          <w:sz w:val="20"/>
          <w:szCs w:val="20"/>
        </w:rPr>
      </w:pPr>
    </w:p>
    <w:p w14:paraId="51A97BEE" w14:textId="77777777" w:rsidR="00987E15" w:rsidRDefault="00987E15">
      <w:pPr>
        <w:spacing w:line="200" w:lineRule="exact"/>
        <w:rPr>
          <w:sz w:val="20"/>
          <w:szCs w:val="20"/>
        </w:rPr>
      </w:pPr>
    </w:p>
    <w:p w14:paraId="6E043EE9" w14:textId="77777777" w:rsidR="00987E15" w:rsidRDefault="00987E15">
      <w:pPr>
        <w:spacing w:line="200" w:lineRule="exact"/>
        <w:rPr>
          <w:sz w:val="20"/>
          <w:szCs w:val="20"/>
        </w:rPr>
      </w:pPr>
    </w:p>
    <w:p w14:paraId="33EE6E9A" w14:textId="77777777" w:rsidR="00987E15" w:rsidRDefault="00987E15">
      <w:pPr>
        <w:spacing w:line="200" w:lineRule="exact"/>
        <w:rPr>
          <w:sz w:val="20"/>
          <w:szCs w:val="20"/>
        </w:rPr>
      </w:pPr>
    </w:p>
    <w:p w14:paraId="5D15CA75" w14:textId="77777777" w:rsidR="00987E15" w:rsidRDefault="00987E15">
      <w:pPr>
        <w:spacing w:line="200" w:lineRule="exact"/>
        <w:rPr>
          <w:sz w:val="20"/>
          <w:szCs w:val="20"/>
        </w:rPr>
      </w:pPr>
    </w:p>
    <w:p w14:paraId="2804D368" w14:textId="77777777" w:rsidR="00987E15" w:rsidRDefault="00987E15">
      <w:pPr>
        <w:spacing w:line="200" w:lineRule="exact"/>
        <w:rPr>
          <w:sz w:val="20"/>
          <w:szCs w:val="20"/>
        </w:rPr>
      </w:pPr>
    </w:p>
    <w:p w14:paraId="5C2EFBA5" w14:textId="77777777" w:rsidR="00987E15" w:rsidRDefault="00987E15">
      <w:pPr>
        <w:spacing w:line="200" w:lineRule="exact"/>
        <w:rPr>
          <w:sz w:val="20"/>
          <w:szCs w:val="20"/>
        </w:rPr>
      </w:pPr>
    </w:p>
    <w:p w14:paraId="1178D1FE" w14:textId="77777777" w:rsidR="00987E15" w:rsidRDefault="00987E15">
      <w:pPr>
        <w:spacing w:line="273" w:lineRule="exact"/>
        <w:rPr>
          <w:sz w:val="20"/>
          <w:szCs w:val="20"/>
        </w:rPr>
      </w:pPr>
    </w:p>
    <w:p w14:paraId="631CCA13" w14:textId="77777777" w:rsidR="00987E15" w:rsidRDefault="0068775A">
      <w:pPr>
        <w:jc w:val="center"/>
        <w:rPr>
          <w:sz w:val="20"/>
          <w:szCs w:val="20"/>
        </w:rPr>
      </w:pPr>
      <w:r>
        <w:rPr>
          <w:rFonts w:ascii="Arial" w:eastAsia="Arial" w:hAnsi="Arial" w:cs="Arial"/>
        </w:rPr>
        <w:t>Figure 20: Epidemics without containment measures</w:t>
      </w:r>
    </w:p>
    <w:p w14:paraId="62811BB5" w14:textId="77777777" w:rsidR="00987E15" w:rsidRDefault="00987E15">
      <w:pPr>
        <w:sectPr w:rsidR="00987E15">
          <w:pgSz w:w="12240" w:h="15840"/>
          <w:pgMar w:top="1147" w:right="1440" w:bottom="1440" w:left="1440" w:header="0" w:footer="0" w:gutter="0"/>
          <w:cols w:space="720" w:equalWidth="0">
            <w:col w:w="9360"/>
          </w:cols>
        </w:sectPr>
      </w:pPr>
    </w:p>
    <w:p w14:paraId="0E10E2AC" w14:textId="77777777" w:rsidR="00987E15" w:rsidRDefault="00987E15">
      <w:pPr>
        <w:spacing w:line="200" w:lineRule="exact"/>
        <w:rPr>
          <w:sz w:val="20"/>
          <w:szCs w:val="20"/>
        </w:rPr>
      </w:pPr>
    </w:p>
    <w:p w14:paraId="38D493E3" w14:textId="77777777" w:rsidR="00987E15" w:rsidRDefault="00987E15">
      <w:pPr>
        <w:spacing w:line="200" w:lineRule="exact"/>
        <w:rPr>
          <w:sz w:val="20"/>
          <w:szCs w:val="20"/>
        </w:rPr>
      </w:pPr>
    </w:p>
    <w:p w14:paraId="4E3A362B" w14:textId="77777777" w:rsidR="00987E15" w:rsidRDefault="00987E15">
      <w:pPr>
        <w:spacing w:line="200" w:lineRule="exact"/>
        <w:rPr>
          <w:sz w:val="20"/>
          <w:szCs w:val="20"/>
        </w:rPr>
      </w:pPr>
    </w:p>
    <w:p w14:paraId="2A3CED22" w14:textId="77777777" w:rsidR="00987E15" w:rsidRDefault="00987E15">
      <w:pPr>
        <w:spacing w:line="200" w:lineRule="exact"/>
        <w:rPr>
          <w:sz w:val="20"/>
          <w:szCs w:val="20"/>
        </w:rPr>
      </w:pPr>
    </w:p>
    <w:p w14:paraId="7E61FF33" w14:textId="77777777" w:rsidR="00987E15" w:rsidRDefault="00987E15">
      <w:pPr>
        <w:spacing w:line="200" w:lineRule="exact"/>
        <w:rPr>
          <w:sz w:val="20"/>
          <w:szCs w:val="20"/>
        </w:rPr>
      </w:pPr>
    </w:p>
    <w:p w14:paraId="10883D2B" w14:textId="77777777" w:rsidR="00987E15" w:rsidRDefault="00987E15">
      <w:pPr>
        <w:spacing w:line="200" w:lineRule="exact"/>
        <w:rPr>
          <w:sz w:val="20"/>
          <w:szCs w:val="20"/>
        </w:rPr>
      </w:pPr>
    </w:p>
    <w:p w14:paraId="559F54FD" w14:textId="77777777" w:rsidR="00987E15" w:rsidRDefault="00987E15">
      <w:pPr>
        <w:spacing w:line="325" w:lineRule="exact"/>
        <w:rPr>
          <w:sz w:val="20"/>
          <w:szCs w:val="20"/>
        </w:rPr>
      </w:pPr>
    </w:p>
    <w:p w14:paraId="5C8C5ADB" w14:textId="77777777" w:rsidR="00987E15" w:rsidRDefault="0068775A">
      <w:pPr>
        <w:jc w:val="center"/>
        <w:rPr>
          <w:sz w:val="20"/>
          <w:szCs w:val="20"/>
        </w:rPr>
      </w:pPr>
      <w:r>
        <w:rPr>
          <w:rFonts w:ascii="Arial" w:eastAsia="Arial" w:hAnsi="Arial" w:cs="Arial"/>
          <w:sz w:val="17"/>
          <w:szCs w:val="17"/>
        </w:rPr>
        <w:t>23</w:t>
      </w:r>
    </w:p>
    <w:p w14:paraId="0F866172" w14:textId="77777777" w:rsidR="00987E15" w:rsidRDefault="00987E15">
      <w:pPr>
        <w:sectPr w:rsidR="00987E15">
          <w:type w:val="continuous"/>
          <w:pgSz w:w="12240" w:h="15840"/>
          <w:pgMar w:top="1147" w:right="1440" w:bottom="1440" w:left="1440" w:header="0" w:footer="0" w:gutter="0"/>
          <w:cols w:space="720" w:equalWidth="0">
            <w:col w:w="9360"/>
          </w:cols>
        </w:sectPr>
      </w:pPr>
    </w:p>
    <w:p w14:paraId="31551CBF" w14:textId="77777777" w:rsidR="00987E15" w:rsidRDefault="0068775A">
      <w:pPr>
        <w:jc w:val="center"/>
        <w:rPr>
          <w:sz w:val="20"/>
          <w:szCs w:val="20"/>
        </w:rPr>
      </w:pPr>
      <w:bookmarkStart w:id="117" w:name="page24"/>
      <w:bookmarkEnd w:id="117"/>
      <w:r>
        <w:rPr>
          <w:rFonts w:ascii="Arial" w:eastAsia="Arial" w:hAnsi="Arial" w:cs="Arial"/>
        </w:rPr>
        <w:t>Work in progress &amp; draft: Comments and Corrections Welcome!</w:t>
      </w:r>
    </w:p>
    <w:p w14:paraId="293C860F"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38FBA7A5" wp14:editId="295B36B1">
                <wp:simplePos x="0" y="0"/>
                <wp:positionH relativeFrom="column">
                  <wp:posOffset>251460</wp:posOffset>
                </wp:positionH>
                <wp:positionV relativeFrom="paragraph">
                  <wp:posOffset>23495</wp:posOffset>
                </wp:positionV>
                <wp:extent cx="544004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540DE1" id="Shape 50"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" o:allowincell="f" filled="t" strokeweight=".14039mm">
                <v:stroke joinstyle="miter"/>
                <o:lock v:ext="edit" shapetype="f"/>
              </v:line>
            </w:pict>
          </mc:Fallback>
        </mc:AlternateContent>
      </w:r>
    </w:p>
    <w:p w14:paraId="11EFA98B" w14:textId="77777777" w:rsidR="00987E15" w:rsidRDefault="00987E15">
      <w:pPr>
        <w:spacing w:line="200" w:lineRule="exact"/>
        <w:rPr>
          <w:sz w:val="20"/>
          <w:szCs w:val="20"/>
        </w:rPr>
      </w:pPr>
    </w:p>
    <w:p w14:paraId="324806E6" w14:textId="77777777" w:rsidR="00987E15" w:rsidRDefault="00987E15">
      <w:pPr>
        <w:spacing w:line="310" w:lineRule="exact"/>
        <w:rPr>
          <w:sz w:val="20"/>
          <w:szCs w:val="20"/>
        </w:rPr>
      </w:pPr>
    </w:p>
    <w:p w14:paraId="103D7163" w14:textId="77777777" w:rsidR="00987E15" w:rsidRDefault="0068775A">
      <w:pPr>
        <w:tabs>
          <w:tab w:val="left" w:pos="1040"/>
        </w:tabs>
        <w:spacing w:line="259" w:lineRule="auto"/>
        <w:ind w:left="1060" w:right="400" w:hanging="659"/>
        <w:rPr>
          <w:sz w:val="20"/>
          <w:szCs w:val="20"/>
        </w:rPr>
      </w:pPr>
      <w:r>
        <w:rPr>
          <w:rFonts w:ascii="Arial" w:eastAsia="Arial" w:hAnsi="Arial" w:cs="Arial"/>
          <w:sz w:val="24"/>
          <w:szCs w:val="24"/>
        </w:rPr>
        <w:t>B.2</w:t>
      </w:r>
      <w:r>
        <w:rPr>
          <w:rFonts w:ascii="Arial" w:eastAsia="Arial" w:hAnsi="Arial" w:cs="Arial"/>
          <w:sz w:val="24"/>
          <w:szCs w:val="24"/>
        </w:rPr>
        <w:tab/>
        <w:t>Epidemics with basic non-pharmaceutical containment measures, no school in September 2020</w:t>
      </w:r>
    </w:p>
    <w:p w14:paraId="20338F8D"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14:anchorId="2B4DDE4C" wp14:editId="6555D3B6">
                <wp:simplePos x="0" y="0"/>
                <wp:positionH relativeFrom="column">
                  <wp:posOffset>1388745</wp:posOffset>
                </wp:positionH>
                <wp:positionV relativeFrom="paragraph">
                  <wp:posOffset>227965</wp:posOffset>
                </wp:positionV>
                <wp:extent cx="316547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2AB139F9" id="Shape 51"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09.35pt,17.95pt" to="358.6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" o:allowincell="f" filled="t" strokeweight=".30797mm">
                <v:stroke joinstyle="miter"/>
                <o:lock v:ext="edit" shapetype="f"/>
              </v:line>
            </w:pict>
          </mc:Fallback>
        </mc:AlternateContent>
      </w:r>
    </w:p>
    <w:p w14:paraId="7516CA9E" w14:textId="77777777" w:rsidR="00987E15" w:rsidRDefault="00987E15">
      <w:pPr>
        <w:spacing w:line="391"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37A4CB46" w14:textId="77777777">
        <w:trPr>
          <w:trHeight w:val="239"/>
        </w:trPr>
        <w:tc>
          <w:tcPr>
            <w:tcW w:w="720" w:type="dxa"/>
            <w:vAlign w:val="bottom"/>
          </w:tcPr>
          <w:p w14:paraId="06680AA9" w14:textId="77777777" w:rsidR="00987E15" w:rsidRDefault="00987E15">
            <w:pPr>
              <w:rPr>
                <w:sz w:val="20"/>
                <w:szCs w:val="20"/>
              </w:rPr>
            </w:pPr>
          </w:p>
        </w:tc>
        <w:tc>
          <w:tcPr>
            <w:tcW w:w="2240" w:type="dxa"/>
            <w:gridSpan w:val="2"/>
            <w:vAlign w:val="bottom"/>
          </w:tcPr>
          <w:p w14:paraId="606DA13A"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68CF11DF"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6AED961D" w14:textId="77777777" w:rsidR="00987E15" w:rsidRDefault="0068775A">
            <w:pPr>
              <w:ind w:right="300"/>
              <w:jc w:val="right"/>
              <w:rPr>
                <w:sz w:val="20"/>
                <w:szCs w:val="20"/>
              </w:rPr>
            </w:pPr>
            <w:r>
              <w:rPr>
                <w:rFonts w:ascii="Arial" w:eastAsia="Arial" w:hAnsi="Arial" w:cs="Arial"/>
                <w:sz w:val="20"/>
                <w:szCs w:val="20"/>
              </w:rPr>
              <w:t>days</w:t>
            </w:r>
          </w:p>
        </w:tc>
      </w:tr>
      <w:tr w:rsidR="00987E15" w14:paraId="36FC3EE2" w14:textId="77777777">
        <w:trPr>
          <w:trHeight w:val="239"/>
        </w:trPr>
        <w:tc>
          <w:tcPr>
            <w:tcW w:w="720" w:type="dxa"/>
            <w:vAlign w:val="bottom"/>
          </w:tcPr>
          <w:p w14:paraId="48171645" w14:textId="77777777" w:rsidR="00987E15" w:rsidRDefault="00987E15">
            <w:pPr>
              <w:rPr>
                <w:sz w:val="20"/>
                <w:szCs w:val="20"/>
              </w:rPr>
            </w:pPr>
          </w:p>
        </w:tc>
        <w:tc>
          <w:tcPr>
            <w:tcW w:w="1240" w:type="dxa"/>
            <w:vAlign w:val="bottom"/>
          </w:tcPr>
          <w:p w14:paraId="38BE26BD"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71E0FA0C" w14:textId="77777777" w:rsidR="00987E15" w:rsidRDefault="00987E15">
            <w:pPr>
              <w:rPr>
                <w:sz w:val="20"/>
                <w:szCs w:val="20"/>
              </w:rPr>
            </w:pPr>
          </w:p>
        </w:tc>
        <w:tc>
          <w:tcPr>
            <w:tcW w:w="1140" w:type="dxa"/>
            <w:vAlign w:val="bottom"/>
          </w:tcPr>
          <w:p w14:paraId="5EE592F2"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28434008" w14:textId="77777777" w:rsidR="00987E15" w:rsidRDefault="00987E15">
            <w:pPr>
              <w:rPr>
                <w:sz w:val="20"/>
                <w:szCs w:val="20"/>
              </w:rPr>
            </w:pPr>
          </w:p>
        </w:tc>
      </w:tr>
      <w:tr w:rsidR="00987E15" w14:paraId="2A0DDA53" w14:textId="77777777">
        <w:trPr>
          <w:trHeight w:val="247"/>
        </w:trPr>
        <w:tc>
          <w:tcPr>
            <w:tcW w:w="720" w:type="dxa"/>
            <w:vAlign w:val="bottom"/>
          </w:tcPr>
          <w:p w14:paraId="060544FD" w14:textId="77777777" w:rsidR="00987E15" w:rsidRDefault="00987E15">
            <w:pPr>
              <w:rPr>
                <w:sz w:val="21"/>
                <w:szCs w:val="21"/>
              </w:rPr>
            </w:pPr>
          </w:p>
        </w:tc>
        <w:tc>
          <w:tcPr>
            <w:tcW w:w="1240" w:type="dxa"/>
            <w:vAlign w:val="bottom"/>
          </w:tcPr>
          <w:p w14:paraId="13344C12"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5856FDD1" w14:textId="77777777" w:rsidR="00987E15" w:rsidRDefault="00987E15">
            <w:pPr>
              <w:rPr>
                <w:sz w:val="21"/>
                <w:szCs w:val="21"/>
              </w:rPr>
            </w:pPr>
          </w:p>
        </w:tc>
        <w:tc>
          <w:tcPr>
            <w:tcW w:w="1140" w:type="dxa"/>
            <w:vAlign w:val="bottom"/>
          </w:tcPr>
          <w:p w14:paraId="1C542C5F"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6436EC23" w14:textId="77777777" w:rsidR="00987E15" w:rsidRDefault="00987E15">
            <w:pPr>
              <w:rPr>
                <w:sz w:val="21"/>
                <w:szCs w:val="21"/>
              </w:rPr>
            </w:pPr>
          </w:p>
        </w:tc>
      </w:tr>
      <w:tr w:rsidR="00987E15" w14:paraId="257C966A" w14:textId="77777777">
        <w:trPr>
          <w:trHeight w:val="47"/>
        </w:trPr>
        <w:tc>
          <w:tcPr>
            <w:tcW w:w="720" w:type="dxa"/>
            <w:tcBorders>
              <w:bottom w:val="single" w:sz="8" w:space="0" w:color="auto"/>
            </w:tcBorders>
            <w:vAlign w:val="bottom"/>
          </w:tcPr>
          <w:p w14:paraId="707D734C" w14:textId="77777777" w:rsidR="00987E15" w:rsidRDefault="00987E15">
            <w:pPr>
              <w:rPr>
                <w:sz w:val="4"/>
                <w:szCs w:val="4"/>
              </w:rPr>
            </w:pPr>
          </w:p>
        </w:tc>
        <w:tc>
          <w:tcPr>
            <w:tcW w:w="1240" w:type="dxa"/>
            <w:tcBorders>
              <w:bottom w:val="single" w:sz="8" w:space="0" w:color="auto"/>
            </w:tcBorders>
            <w:vAlign w:val="bottom"/>
          </w:tcPr>
          <w:p w14:paraId="17BD1FF3" w14:textId="77777777" w:rsidR="00987E15" w:rsidRDefault="00987E15">
            <w:pPr>
              <w:rPr>
                <w:sz w:val="4"/>
                <w:szCs w:val="4"/>
              </w:rPr>
            </w:pPr>
          </w:p>
        </w:tc>
        <w:tc>
          <w:tcPr>
            <w:tcW w:w="1000" w:type="dxa"/>
            <w:tcBorders>
              <w:bottom w:val="single" w:sz="8" w:space="0" w:color="auto"/>
            </w:tcBorders>
            <w:vAlign w:val="bottom"/>
          </w:tcPr>
          <w:p w14:paraId="4D7F7223" w14:textId="77777777" w:rsidR="00987E15" w:rsidRDefault="00987E15">
            <w:pPr>
              <w:rPr>
                <w:sz w:val="4"/>
                <w:szCs w:val="4"/>
              </w:rPr>
            </w:pPr>
          </w:p>
        </w:tc>
        <w:tc>
          <w:tcPr>
            <w:tcW w:w="1140" w:type="dxa"/>
            <w:tcBorders>
              <w:bottom w:val="single" w:sz="8" w:space="0" w:color="auto"/>
            </w:tcBorders>
            <w:vAlign w:val="bottom"/>
          </w:tcPr>
          <w:p w14:paraId="2D4A7FC8" w14:textId="77777777" w:rsidR="00987E15" w:rsidRDefault="00987E15">
            <w:pPr>
              <w:rPr>
                <w:sz w:val="4"/>
                <w:szCs w:val="4"/>
              </w:rPr>
            </w:pPr>
          </w:p>
        </w:tc>
        <w:tc>
          <w:tcPr>
            <w:tcW w:w="900" w:type="dxa"/>
            <w:tcBorders>
              <w:bottom w:val="single" w:sz="8" w:space="0" w:color="auto"/>
            </w:tcBorders>
            <w:vAlign w:val="bottom"/>
          </w:tcPr>
          <w:p w14:paraId="1E14F80C" w14:textId="77777777" w:rsidR="00987E15" w:rsidRDefault="00987E15">
            <w:pPr>
              <w:rPr>
                <w:sz w:val="4"/>
                <w:szCs w:val="4"/>
              </w:rPr>
            </w:pPr>
          </w:p>
        </w:tc>
      </w:tr>
      <w:tr w:rsidR="00987E15" w14:paraId="57FF7935" w14:textId="77777777">
        <w:trPr>
          <w:trHeight w:val="273"/>
        </w:trPr>
        <w:tc>
          <w:tcPr>
            <w:tcW w:w="720" w:type="dxa"/>
            <w:vAlign w:val="bottom"/>
          </w:tcPr>
          <w:p w14:paraId="37A320DF"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0830E5FA" w14:textId="77777777" w:rsidR="00987E15" w:rsidRDefault="0068775A">
            <w:pPr>
              <w:ind w:right="140"/>
              <w:jc w:val="right"/>
              <w:rPr>
                <w:sz w:val="20"/>
                <w:szCs w:val="20"/>
              </w:rPr>
            </w:pPr>
            <w:r>
              <w:rPr>
                <w:rFonts w:ascii="Arial" w:eastAsia="Arial" w:hAnsi="Arial" w:cs="Arial"/>
                <w:sz w:val="20"/>
                <w:szCs w:val="20"/>
              </w:rPr>
              <w:t>946.00</w:t>
            </w:r>
          </w:p>
        </w:tc>
        <w:tc>
          <w:tcPr>
            <w:tcW w:w="1000" w:type="dxa"/>
            <w:vAlign w:val="bottom"/>
          </w:tcPr>
          <w:p w14:paraId="56F36EED"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53F36266"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3B12B6E6" w14:textId="77777777" w:rsidR="00987E15" w:rsidRDefault="0068775A">
            <w:pPr>
              <w:ind w:right="20"/>
              <w:jc w:val="right"/>
              <w:rPr>
                <w:sz w:val="20"/>
                <w:szCs w:val="20"/>
              </w:rPr>
            </w:pPr>
            <w:r>
              <w:rPr>
                <w:rFonts w:ascii="Arial" w:eastAsia="Arial" w:hAnsi="Arial" w:cs="Arial"/>
                <w:sz w:val="20"/>
                <w:szCs w:val="20"/>
              </w:rPr>
              <w:t>1000.00</w:t>
            </w:r>
          </w:p>
        </w:tc>
      </w:tr>
      <w:tr w:rsidR="00987E15" w14:paraId="255E4D58" w14:textId="77777777">
        <w:trPr>
          <w:trHeight w:val="239"/>
        </w:trPr>
        <w:tc>
          <w:tcPr>
            <w:tcW w:w="720" w:type="dxa"/>
            <w:vAlign w:val="bottom"/>
          </w:tcPr>
          <w:p w14:paraId="7ED9D66B"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0603C3DB" w14:textId="77777777" w:rsidR="00987E15" w:rsidRDefault="0068775A">
            <w:pPr>
              <w:ind w:right="140"/>
              <w:jc w:val="right"/>
              <w:rPr>
                <w:sz w:val="20"/>
                <w:szCs w:val="20"/>
              </w:rPr>
            </w:pPr>
            <w:r>
              <w:rPr>
                <w:rFonts w:ascii="Arial" w:eastAsia="Arial" w:hAnsi="Arial" w:cs="Arial"/>
                <w:sz w:val="20"/>
                <w:szCs w:val="20"/>
              </w:rPr>
              <w:t>4.51</w:t>
            </w:r>
          </w:p>
        </w:tc>
        <w:tc>
          <w:tcPr>
            <w:tcW w:w="1000" w:type="dxa"/>
            <w:vAlign w:val="bottom"/>
          </w:tcPr>
          <w:p w14:paraId="597D5B22" w14:textId="77777777" w:rsidR="00987E15" w:rsidRDefault="0068775A">
            <w:pPr>
              <w:ind w:right="20"/>
              <w:jc w:val="right"/>
              <w:rPr>
                <w:sz w:val="20"/>
                <w:szCs w:val="20"/>
              </w:rPr>
            </w:pPr>
            <w:r>
              <w:rPr>
                <w:rFonts w:ascii="Arial" w:eastAsia="Arial" w:hAnsi="Arial" w:cs="Arial"/>
                <w:sz w:val="20"/>
                <w:szCs w:val="20"/>
              </w:rPr>
              <w:t>158.55</w:t>
            </w:r>
          </w:p>
        </w:tc>
        <w:tc>
          <w:tcPr>
            <w:tcW w:w="1140" w:type="dxa"/>
            <w:vAlign w:val="bottom"/>
          </w:tcPr>
          <w:p w14:paraId="391E187E" w14:textId="77777777" w:rsidR="00987E15" w:rsidRDefault="0068775A">
            <w:pPr>
              <w:ind w:right="20"/>
              <w:jc w:val="right"/>
              <w:rPr>
                <w:sz w:val="20"/>
                <w:szCs w:val="20"/>
              </w:rPr>
            </w:pPr>
            <w:r>
              <w:rPr>
                <w:rFonts w:ascii="Arial" w:eastAsia="Arial" w:hAnsi="Arial" w:cs="Arial"/>
                <w:sz w:val="20"/>
                <w:szCs w:val="20"/>
              </w:rPr>
              <w:t>416.98</w:t>
            </w:r>
          </w:p>
        </w:tc>
        <w:tc>
          <w:tcPr>
            <w:tcW w:w="900" w:type="dxa"/>
            <w:vAlign w:val="bottom"/>
          </w:tcPr>
          <w:p w14:paraId="529E7E40" w14:textId="77777777" w:rsidR="00987E15" w:rsidRDefault="0068775A">
            <w:pPr>
              <w:ind w:right="20"/>
              <w:jc w:val="right"/>
              <w:rPr>
                <w:sz w:val="20"/>
                <w:szCs w:val="20"/>
              </w:rPr>
            </w:pPr>
            <w:r>
              <w:rPr>
                <w:rFonts w:ascii="Arial" w:eastAsia="Arial" w:hAnsi="Arial" w:cs="Arial"/>
                <w:sz w:val="20"/>
                <w:szCs w:val="20"/>
              </w:rPr>
              <w:t>196.97</w:t>
            </w:r>
          </w:p>
        </w:tc>
      </w:tr>
      <w:tr w:rsidR="00987E15" w14:paraId="1CCF075E" w14:textId="77777777">
        <w:trPr>
          <w:trHeight w:val="239"/>
        </w:trPr>
        <w:tc>
          <w:tcPr>
            <w:tcW w:w="720" w:type="dxa"/>
            <w:vAlign w:val="bottom"/>
          </w:tcPr>
          <w:p w14:paraId="2DC9F89E"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3853A276" w14:textId="77777777" w:rsidR="00987E15" w:rsidRDefault="0068775A">
            <w:pPr>
              <w:ind w:right="140"/>
              <w:jc w:val="right"/>
              <w:rPr>
                <w:sz w:val="20"/>
                <w:szCs w:val="20"/>
              </w:rPr>
            </w:pPr>
            <w:r>
              <w:rPr>
                <w:rFonts w:ascii="Arial" w:eastAsia="Arial" w:hAnsi="Arial" w:cs="Arial"/>
                <w:sz w:val="20"/>
                <w:szCs w:val="20"/>
              </w:rPr>
              <w:t>7.39</w:t>
            </w:r>
          </w:p>
        </w:tc>
        <w:tc>
          <w:tcPr>
            <w:tcW w:w="1000" w:type="dxa"/>
            <w:vAlign w:val="bottom"/>
          </w:tcPr>
          <w:p w14:paraId="7B8C5345" w14:textId="77777777" w:rsidR="00987E15" w:rsidRDefault="0068775A">
            <w:pPr>
              <w:ind w:right="20"/>
              <w:jc w:val="right"/>
              <w:rPr>
                <w:sz w:val="20"/>
                <w:szCs w:val="20"/>
              </w:rPr>
            </w:pPr>
            <w:r>
              <w:rPr>
                <w:rFonts w:ascii="Arial" w:eastAsia="Arial" w:hAnsi="Arial" w:cs="Arial"/>
                <w:sz w:val="20"/>
                <w:szCs w:val="20"/>
              </w:rPr>
              <w:t>174.10</w:t>
            </w:r>
          </w:p>
        </w:tc>
        <w:tc>
          <w:tcPr>
            <w:tcW w:w="1140" w:type="dxa"/>
            <w:vAlign w:val="bottom"/>
          </w:tcPr>
          <w:p w14:paraId="51636611" w14:textId="77777777" w:rsidR="00987E15" w:rsidRDefault="0068775A">
            <w:pPr>
              <w:ind w:right="20"/>
              <w:jc w:val="right"/>
              <w:rPr>
                <w:sz w:val="20"/>
                <w:szCs w:val="20"/>
              </w:rPr>
            </w:pPr>
            <w:r>
              <w:rPr>
                <w:rFonts w:ascii="Arial" w:eastAsia="Arial" w:hAnsi="Arial" w:cs="Arial"/>
                <w:sz w:val="20"/>
                <w:szCs w:val="20"/>
              </w:rPr>
              <w:t>462.94</w:t>
            </w:r>
          </w:p>
        </w:tc>
        <w:tc>
          <w:tcPr>
            <w:tcW w:w="900" w:type="dxa"/>
            <w:vAlign w:val="bottom"/>
          </w:tcPr>
          <w:p w14:paraId="6D4F7882" w14:textId="77777777" w:rsidR="00987E15" w:rsidRDefault="0068775A">
            <w:pPr>
              <w:ind w:right="20"/>
              <w:jc w:val="right"/>
              <w:rPr>
                <w:sz w:val="20"/>
                <w:szCs w:val="20"/>
              </w:rPr>
            </w:pPr>
            <w:r>
              <w:rPr>
                <w:rFonts w:ascii="Arial" w:eastAsia="Arial" w:hAnsi="Arial" w:cs="Arial"/>
                <w:sz w:val="20"/>
                <w:szCs w:val="20"/>
              </w:rPr>
              <w:t>131.18</w:t>
            </w:r>
          </w:p>
        </w:tc>
      </w:tr>
      <w:tr w:rsidR="00987E15" w14:paraId="24BAFAEF" w14:textId="77777777">
        <w:trPr>
          <w:trHeight w:val="239"/>
        </w:trPr>
        <w:tc>
          <w:tcPr>
            <w:tcW w:w="720" w:type="dxa"/>
            <w:vAlign w:val="bottom"/>
          </w:tcPr>
          <w:p w14:paraId="4D5A699B"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20922B96"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29EEFE3"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46659B80"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430B54A4" w14:textId="77777777" w:rsidR="00987E15" w:rsidRDefault="0068775A">
            <w:pPr>
              <w:ind w:right="20"/>
              <w:jc w:val="right"/>
              <w:rPr>
                <w:sz w:val="20"/>
                <w:szCs w:val="20"/>
              </w:rPr>
            </w:pPr>
            <w:r>
              <w:rPr>
                <w:rFonts w:ascii="Arial" w:eastAsia="Arial" w:hAnsi="Arial" w:cs="Arial"/>
                <w:sz w:val="20"/>
                <w:szCs w:val="20"/>
              </w:rPr>
              <w:t>12.00</w:t>
            </w:r>
          </w:p>
        </w:tc>
      </w:tr>
      <w:tr w:rsidR="00987E15" w14:paraId="661DDF4F" w14:textId="77777777">
        <w:trPr>
          <w:trHeight w:val="239"/>
        </w:trPr>
        <w:tc>
          <w:tcPr>
            <w:tcW w:w="720" w:type="dxa"/>
            <w:vAlign w:val="bottom"/>
          </w:tcPr>
          <w:p w14:paraId="3439771F"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1B9BA101"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3C7C5471" w14:textId="77777777" w:rsidR="00987E15" w:rsidRDefault="0068775A">
            <w:pPr>
              <w:ind w:right="20"/>
              <w:jc w:val="right"/>
              <w:rPr>
                <w:sz w:val="20"/>
                <w:szCs w:val="20"/>
              </w:rPr>
            </w:pPr>
            <w:r>
              <w:rPr>
                <w:rFonts w:ascii="Arial" w:eastAsia="Arial" w:hAnsi="Arial" w:cs="Arial"/>
                <w:sz w:val="20"/>
                <w:szCs w:val="20"/>
              </w:rPr>
              <w:t>9.75</w:t>
            </w:r>
          </w:p>
        </w:tc>
        <w:tc>
          <w:tcPr>
            <w:tcW w:w="1140" w:type="dxa"/>
            <w:vAlign w:val="bottom"/>
          </w:tcPr>
          <w:p w14:paraId="08C04BEB" w14:textId="77777777" w:rsidR="00987E15" w:rsidRDefault="0068775A">
            <w:pPr>
              <w:ind w:right="20"/>
              <w:jc w:val="right"/>
              <w:rPr>
                <w:sz w:val="20"/>
                <w:szCs w:val="20"/>
              </w:rPr>
            </w:pPr>
            <w:r>
              <w:rPr>
                <w:rFonts w:ascii="Arial" w:eastAsia="Arial" w:hAnsi="Arial" w:cs="Arial"/>
                <w:sz w:val="20"/>
                <w:szCs w:val="20"/>
              </w:rPr>
              <w:t>20.00</w:t>
            </w:r>
          </w:p>
        </w:tc>
        <w:tc>
          <w:tcPr>
            <w:tcW w:w="900" w:type="dxa"/>
            <w:vAlign w:val="bottom"/>
          </w:tcPr>
          <w:p w14:paraId="542D3A2E" w14:textId="77777777" w:rsidR="00987E15" w:rsidRDefault="0068775A">
            <w:pPr>
              <w:ind w:right="20"/>
              <w:jc w:val="right"/>
              <w:rPr>
                <w:sz w:val="20"/>
                <w:szCs w:val="20"/>
              </w:rPr>
            </w:pPr>
            <w:r>
              <w:rPr>
                <w:rFonts w:ascii="Arial" w:eastAsia="Arial" w:hAnsi="Arial" w:cs="Arial"/>
                <w:sz w:val="20"/>
                <w:szCs w:val="20"/>
              </w:rPr>
              <w:t>89.75</w:t>
            </w:r>
          </w:p>
        </w:tc>
      </w:tr>
      <w:tr w:rsidR="00987E15" w14:paraId="4A67D471" w14:textId="77777777">
        <w:trPr>
          <w:trHeight w:val="239"/>
        </w:trPr>
        <w:tc>
          <w:tcPr>
            <w:tcW w:w="720" w:type="dxa"/>
            <w:vAlign w:val="bottom"/>
          </w:tcPr>
          <w:p w14:paraId="230CC96B"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3C97E10B"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9A12E4D" w14:textId="77777777" w:rsidR="00987E15" w:rsidRDefault="0068775A">
            <w:pPr>
              <w:ind w:right="20"/>
              <w:jc w:val="right"/>
              <w:rPr>
                <w:sz w:val="20"/>
                <w:szCs w:val="20"/>
              </w:rPr>
            </w:pPr>
            <w:r>
              <w:rPr>
                <w:rFonts w:ascii="Arial" w:eastAsia="Arial" w:hAnsi="Arial" w:cs="Arial"/>
                <w:sz w:val="20"/>
                <w:szCs w:val="20"/>
              </w:rPr>
              <w:t>82.00</w:t>
            </w:r>
          </w:p>
        </w:tc>
        <w:tc>
          <w:tcPr>
            <w:tcW w:w="1140" w:type="dxa"/>
            <w:vAlign w:val="bottom"/>
          </w:tcPr>
          <w:p w14:paraId="277A0881" w14:textId="77777777" w:rsidR="00987E15" w:rsidRDefault="0068775A">
            <w:pPr>
              <w:ind w:right="20"/>
              <w:jc w:val="right"/>
              <w:rPr>
                <w:sz w:val="20"/>
                <w:szCs w:val="20"/>
              </w:rPr>
            </w:pPr>
            <w:r>
              <w:rPr>
                <w:rFonts w:ascii="Arial" w:eastAsia="Arial" w:hAnsi="Arial" w:cs="Arial"/>
                <w:sz w:val="20"/>
                <w:szCs w:val="20"/>
              </w:rPr>
              <w:t>219.00</w:t>
            </w:r>
          </w:p>
        </w:tc>
        <w:tc>
          <w:tcPr>
            <w:tcW w:w="900" w:type="dxa"/>
            <w:vAlign w:val="bottom"/>
          </w:tcPr>
          <w:p w14:paraId="0FA5101D" w14:textId="77777777" w:rsidR="00987E15" w:rsidRDefault="0068775A">
            <w:pPr>
              <w:ind w:right="20"/>
              <w:jc w:val="right"/>
              <w:rPr>
                <w:sz w:val="20"/>
                <w:szCs w:val="20"/>
              </w:rPr>
            </w:pPr>
            <w:r>
              <w:rPr>
                <w:rFonts w:ascii="Arial" w:eastAsia="Arial" w:hAnsi="Arial" w:cs="Arial"/>
                <w:sz w:val="20"/>
                <w:szCs w:val="20"/>
              </w:rPr>
              <w:t>154.00</w:t>
            </w:r>
          </w:p>
        </w:tc>
      </w:tr>
      <w:tr w:rsidR="00987E15" w14:paraId="751924EF" w14:textId="77777777">
        <w:trPr>
          <w:trHeight w:val="239"/>
        </w:trPr>
        <w:tc>
          <w:tcPr>
            <w:tcW w:w="720" w:type="dxa"/>
            <w:vAlign w:val="bottom"/>
          </w:tcPr>
          <w:p w14:paraId="0C4DDDD4"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2243BB46" w14:textId="77777777" w:rsidR="00987E15" w:rsidRDefault="0068775A">
            <w:pPr>
              <w:ind w:right="140"/>
              <w:jc w:val="right"/>
              <w:rPr>
                <w:sz w:val="20"/>
                <w:szCs w:val="20"/>
              </w:rPr>
            </w:pPr>
            <w:r>
              <w:rPr>
                <w:rFonts w:ascii="Arial" w:eastAsia="Arial" w:hAnsi="Arial" w:cs="Arial"/>
                <w:sz w:val="20"/>
                <w:szCs w:val="20"/>
              </w:rPr>
              <w:t>8.00</w:t>
            </w:r>
          </w:p>
        </w:tc>
        <w:tc>
          <w:tcPr>
            <w:tcW w:w="1000" w:type="dxa"/>
            <w:vAlign w:val="bottom"/>
          </w:tcPr>
          <w:p w14:paraId="1B743B2F" w14:textId="77777777" w:rsidR="00987E15" w:rsidRDefault="0068775A">
            <w:pPr>
              <w:ind w:right="20"/>
              <w:jc w:val="right"/>
              <w:rPr>
                <w:sz w:val="20"/>
                <w:szCs w:val="20"/>
              </w:rPr>
            </w:pPr>
            <w:r>
              <w:rPr>
                <w:rFonts w:ascii="Arial" w:eastAsia="Arial" w:hAnsi="Arial" w:cs="Arial"/>
                <w:sz w:val="20"/>
                <w:szCs w:val="20"/>
              </w:rPr>
              <w:t>287.00</w:t>
            </w:r>
          </w:p>
        </w:tc>
        <w:tc>
          <w:tcPr>
            <w:tcW w:w="1140" w:type="dxa"/>
            <w:vAlign w:val="bottom"/>
          </w:tcPr>
          <w:p w14:paraId="550F29E1" w14:textId="77777777" w:rsidR="00987E15" w:rsidRDefault="0068775A">
            <w:pPr>
              <w:ind w:right="20"/>
              <w:jc w:val="right"/>
              <w:rPr>
                <w:sz w:val="20"/>
                <w:szCs w:val="20"/>
              </w:rPr>
            </w:pPr>
            <w:r>
              <w:rPr>
                <w:rFonts w:ascii="Arial" w:eastAsia="Arial" w:hAnsi="Arial" w:cs="Arial"/>
                <w:sz w:val="20"/>
                <w:szCs w:val="20"/>
              </w:rPr>
              <w:t>778.75</w:t>
            </w:r>
          </w:p>
        </w:tc>
        <w:tc>
          <w:tcPr>
            <w:tcW w:w="900" w:type="dxa"/>
            <w:vAlign w:val="bottom"/>
          </w:tcPr>
          <w:p w14:paraId="41C6723B" w14:textId="77777777" w:rsidR="00987E15" w:rsidRDefault="0068775A">
            <w:pPr>
              <w:ind w:right="20"/>
              <w:jc w:val="right"/>
              <w:rPr>
                <w:sz w:val="20"/>
                <w:szCs w:val="20"/>
              </w:rPr>
            </w:pPr>
            <w:r>
              <w:rPr>
                <w:rFonts w:ascii="Arial" w:eastAsia="Arial" w:hAnsi="Arial" w:cs="Arial"/>
                <w:sz w:val="20"/>
                <w:szCs w:val="20"/>
              </w:rPr>
              <w:t>298.00</w:t>
            </w:r>
          </w:p>
        </w:tc>
      </w:tr>
      <w:tr w:rsidR="00987E15" w14:paraId="00E33D61" w14:textId="77777777">
        <w:trPr>
          <w:trHeight w:val="247"/>
        </w:trPr>
        <w:tc>
          <w:tcPr>
            <w:tcW w:w="720" w:type="dxa"/>
            <w:vAlign w:val="bottom"/>
          </w:tcPr>
          <w:p w14:paraId="60AAED6B"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186300CF" w14:textId="77777777" w:rsidR="00987E15" w:rsidRDefault="0068775A">
            <w:pPr>
              <w:ind w:right="140"/>
              <w:jc w:val="right"/>
              <w:rPr>
                <w:sz w:val="20"/>
                <w:szCs w:val="20"/>
              </w:rPr>
            </w:pPr>
            <w:r>
              <w:rPr>
                <w:rFonts w:ascii="Arial" w:eastAsia="Arial" w:hAnsi="Arial" w:cs="Arial"/>
                <w:sz w:val="20"/>
                <w:szCs w:val="20"/>
              </w:rPr>
              <w:t>46.00</w:t>
            </w:r>
          </w:p>
        </w:tc>
        <w:tc>
          <w:tcPr>
            <w:tcW w:w="1000" w:type="dxa"/>
            <w:vAlign w:val="bottom"/>
          </w:tcPr>
          <w:p w14:paraId="2922BDFF" w14:textId="77777777" w:rsidR="00987E15" w:rsidRDefault="0068775A">
            <w:pPr>
              <w:ind w:right="20"/>
              <w:jc w:val="right"/>
              <w:rPr>
                <w:sz w:val="20"/>
                <w:szCs w:val="20"/>
              </w:rPr>
            </w:pPr>
            <w:r>
              <w:rPr>
                <w:rFonts w:ascii="Arial" w:eastAsia="Arial" w:hAnsi="Arial" w:cs="Arial"/>
                <w:sz w:val="20"/>
                <w:szCs w:val="20"/>
              </w:rPr>
              <w:t>749.00</w:t>
            </w:r>
          </w:p>
        </w:tc>
        <w:tc>
          <w:tcPr>
            <w:tcW w:w="1140" w:type="dxa"/>
            <w:vAlign w:val="bottom"/>
          </w:tcPr>
          <w:p w14:paraId="34DFAD57" w14:textId="77777777" w:rsidR="00987E15" w:rsidRDefault="0068775A">
            <w:pPr>
              <w:ind w:right="20"/>
              <w:jc w:val="right"/>
              <w:rPr>
                <w:sz w:val="20"/>
                <w:szCs w:val="20"/>
              </w:rPr>
            </w:pPr>
            <w:r>
              <w:rPr>
                <w:rFonts w:ascii="Arial" w:eastAsia="Arial" w:hAnsi="Arial" w:cs="Arial"/>
                <w:sz w:val="20"/>
                <w:szCs w:val="20"/>
              </w:rPr>
              <w:t>1916.00</w:t>
            </w:r>
          </w:p>
        </w:tc>
        <w:tc>
          <w:tcPr>
            <w:tcW w:w="900" w:type="dxa"/>
            <w:vAlign w:val="bottom"/>
          </w:tcPr>
          <w:p w14:paraId="0409A3F2" w14:textId="77777777" w:rsidR="00987E15" w:rsidRDefault="0068775A">
            <w:pPr>
              <w:ind w:right="20"/>
              <w:jc w:val="right"/>
              <w:rPr>
                <w:sz w:val="20"/>
                <w:szCs w:val="20"/>
              </w:rPr>
            </w:pPr>
            <w:r>
              <w:rPr>
                <w:rFonts w:ascii="Arial" w:eastAsia="Arial" w:hAnsi="Arial" w:cs="Arial"/>
                <w:sz w:val="20"/>
                <w:szCs w:val="20"/>
              </w:rPr>
              <w:t>611.00</w:t>
            </w:r>
          </w:p>
        </w:tc>
      </w:tr>
      <w:tr w:rsidR="00987E15" w14:paraId="3B433AF9" w14:textId="77777777">
        <w:trPr>
          <w:trHeight w:val="47"/>
        </w:trPr>
        <w:tc>
          <w:tcPr>
            <w:tcW w:w="720" w:type="dxa"/>
            <w:tcBorders>
              <w:bottom w:val="single" w:sz="8" w:space="0" w:color="auto"/>
            </w:tcBorders>
            <w:vAlign w:val="bottom"/>
          </w:tcPr>
          <w:p w14:paraId="28B66A23" w14:textId="77777777" w:rsidR="00987E15" w:rsidRDefault="00987E15">
            <w:pPr>
              <w:rPr>
                <w:sz w:val="4"/>
                <w:szCs w:val="4"/>
              </w:rPr>
            </w:pPr>
          </w:p>
        </w:tc>
        <w:tc>
          <w:tcPr>
            <w:tcW w:w="1240" w:type="dxa"/>
            <w:tcBorders>
              <w:bottom w:val="single" w:sz="8" w:space="0" w:color="auto"/>
            </w:tcBorders>
            <w:vAlign w:val="bottom"/>
          </w:tcPr>
          <w:p w14:paraId="79128785" w14:textId="77777777" w:rsidR="00987E15" w:rsidRDefault="00987E15">
            <w:pPr>
              <w:rPr>
                <w:sz w:val="4"/>
                <w:szCs w:val="4"/>
              </w:rPr>
            </w:pPr>
          </w:p>
        </w:tc>
        <w:tc>
          <w:tcPr>
            <w:tcW w:w="1000" w:type="dxa"/>
            <w:tcBorders>
              <w:bottom w:val="single" w:sz="8" w:space="0" w:color="auto"/>
            </w:tcBorders>
            <w:vAlign w:val="bottom"/>
          </w:tcPr>
          <w:p w14:paraId="56E5F79B" w14:textId="77777777" w:rsidR="00987E15" w:rsidRDefault="00987E15">
            <w:pPr>
              <w:rPr>
                <w:sz w:val="4"/>
                <w:szCs w:val="4"/>
              </w:rPr>
            </w:pPr>
          </w:p>
        </w:tc>
        <w:tc>
          <w:tcPr>
            <w:tcW w:w="1140" w:type="dxa"/>
            <w:tcBorders>
              <w:bottom w:val="single" w:sz="8" w:space="0" w:color="auto"/>
            </w:tcBorders>
            <w:vAlign w:val="bottom"/>
          </w:tcPr>
          <w:p w14:paraId="4F58E853" w14:textId="77777777" w:rsidR="00987E15" w:rsidRDefault="00987E15">
            <w:pPr>
              <w:rPr>
                <w:sz w:val="4"/>
                <w:szCs w:val="4"/>
              </w:rPr>
            </w:pPr>
          </w:p>
        </w:tc>
        <w:tc>
          <w:tcPr>
            <w:tcW w:w="900" w:type="dxa"/>
            <w:tcBorders>
              <w:bottom w:val="single" w:sz="8" w:space="0" w:color="auto"/>
            </w:tcBorders>
            <w:vAlign w:val="bottom"/>
          </w:tcPr>
          <w:p w14:paraId="20D58B06" w14:textId="77777777" w:rsidR="00987E15" w:rsidRDefault="00987E15">
            <w:pPr>
              <w:rPr>
                <w:sz w:val="4"/>
                <w:szCs w:val="4"/>
              </w:rPr>
            </w:pPr>
          </w:p>
        </w:tc>
      </w:tr>
    </w:tbl>
    <w:p w14:paraId="1D3A3B79" w14:textId="77777777" w:rsidR="00987E15" w:rsidRDefault="00987E15">
      <w:pPr>
        <w:spacing w:line="164" w:lineRule="exact"/>
        <w:rPr>
          <w:sz w:val="20"/>
          <w:szCs w:val="20"/>
        </w:rPr>
      </w:pPr>
    </w:p>
    <w:p w14:paraId="5E0862B4" w14:textId="77777777" w:rsidR="00987E15" w:rsidRDefault="0068775A">
      <w:pPr>
        <w:spacing w:line="276" w:lineRule="auto"/>
        <w:ind w:left="400" w:right="400"/>
        <w:rPr>
          <w:sz w:val="20"/>
          <w:szCs w:val="20"/>
        </w:rPr>
      </w:pPr>
      <w:r>
        <w:rPr>
          <w:rFonts w:ascii="Arial" w:eastAsia="Arial" w:hAnsi="Arial" w:cs="Arial"/>
        </w:rPr>
        <w:t>Table 3: Epidemics with basic non-pharmaceutical containment measures, no school in September 2020</w:t>
      </w:r>
    </w:p>
    <w:p w14:paraId="02BF73C1" w14:textId="77777777" w:rsidR="00987E15" w:rsidRDefault="0068775A">
      <w:pPr>
        <w:spacing w:line="20" w:lineRule="exact"/>
        <w:rPr>
          <w:sz w:val="20"/>
          <w:szCs w:val="20"/>
        </w:rPr>
      </w:pPr>
      <w:r>
        <w:rPr>
          <w:noProof/>
          <w:sz w:val="20"/>
          <w:szCs w:val="20"/>
        </w:rPr>
        <w:drawing>
          <wp:anchor distT="0" distB="0" distL="114300" distR="114300" simplePos="0" relativeHeight="251671552" behindDoc="1" locked="0" layoutInCell="0" allowOverlap="1" wp14:anchorId="28A7DF9C" wp14:editId="4B3A2C21">
            <wp:simplePos x="0" y="0"/>
            <wp:positionH relativeFrom="column">
              <wp:posOffset>772795</wp:posOffset>
            </wp:positionH>
            <wp:positionV relativeFrom="paragraph">
              <wp:posOffset>276225</wp:posOffset>
            </wp:positionV>
            <wp:extent cx="4352290" cy="276352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4352290" cy="2763520"/>
                    </a:xfrm>
                    <a:prstGeom prst="rect">
                      <a:avLst/>
                    </a:prstGeom>
                    <a:noFill/>
                  </pic:spPr>
                </pic:pic>
              </a:graphicData>
            </a:graphic>
          </wp:anchor>
        </w:drawing>
      </w:r>
    </w:p>
    <w:p w14:paraId="05C856DC" w14:textId="77777777" w:rsidR="00987E15" w:rsidRDefault="00987E15">
      <w:pPr>
        <w:spacing w:line="200" w:lineRule="exact"/>
        <w:rPr>
          <w:sz w:val="20"/>
          <w:szCs w:val="20"/>
        </w:rPr>
      </w:pPr>
    </w:p>
    <w:p w14:paraId="71B8DBAF" w14:textId="77777777" w:rsidR="00987E15" w:rsidRDefault="00987E15">
      <w:pPr>
        <w:spacing w:line="200" w:lineRule="exact"/>
        <w:rPr>
          <w:sz w:val="20"/>
          <w:szCs w:val="20"/>
        </w:rPr>
      </w:pPr>
    </w:p>
    <w:p w14:paraId="5BD0CE63" w14:textId="77777777" w:rsidR="00987E15" w:rsidRDefault="00987E15">
      <w:pPr>
        <w:spacing w:line="200" w:lineRule="exact"/>
        <w:rPr>
          <w:sz w:val="20"/>
          <w:szCs w:val="20"/>
        </w:rPr>
      </w:pPr>
    </w:p>
    <w:p w14:paraId="748A8667" w14:textId="77777777" w:rsidR="00987E15" w:rsidRDefault="00987E15">
      <w:pPr>
        <w:spacing w:line="200" w:lineRule="exact"/>
        <w:rPr>
          <w:sz w:val="20"/>
          <w:szCs w:val="20"/>
        </w:rPr>
      </w:pPr>
    </w:p>
    <w:p w14:paraId="0153007A" w14:textId="77777777" w:rsidR="00987E15" w:rsidRDefault="00987E15">
      <w:pPr>
        <w:spacing w:line="200" w:lineRule="exact"/>
        <w:rPr>
          <w:sz w:val="20"/>
          <w:szCs w:val="20"/>
        </w:rPr>
      </w:pPr>
    </w:p>
    <w:p w14:paraId="684600E4" w14:textId="77777777" w:rsidR="00987E15" w:rsidRDefault="00987E15">
      <w:pPr>
        <w:spacing w:line="200" w:lineRule="exact"/>
        <w:rPr>
          <w:sz w:val="20"/>
          <w:szCs w:val="20"/>
        </w:rPr>
      </w:pPr>
    </w:p>
    <w:p w14:paraId="609D09FD" w14:textId="77777777" w:rsidR="00987E15" w:rsidRDefault="00987E15">
      <w:pPr>
        <w:spacing w:line="200" w:lineRule="exact"/>
        <w:rPr>
          <w:sz w:val="20"/>
          <w:szCs w:val="20"/>
        </w:rPr>
      </w:pPr>
    </w:p>
    <w:p w14:paraId="03950814" w14:textId="77777777" w:rsidR="00987E15" w:rsidRDefault="00987E15">
      <w:pPr>
        <w:spacing w:line="200" w:lineRule="exact"/>
        <w:rPr>
          <w:sz w:val="20"/>
          <w:szCs w:val="20"/>
        </w:rPr>
      </w:pPr>
    </w:p>
    <w:p w14:paraId="0763A097" w14:textId="77777777" w:rsidR="00987E15" w:rsidRDefault="00987E15">
      <w:pPr>
        <w:spacing w:line="200" w:lineRule="exact"/>
        <w:rPr>
          <w:sz w:val="20"/>
          <w:szCs w:val="20"/>
        </w:rPr>
      </w:pPr>
    </w:p>
    <w:p w14:paraId="1414729C" w14:textId="77777777" w:rsidR="00987E15" w:rsidRDefault="00987E15">
      <w:pPr>
        <w:spacing w:line="200" w:lineRule="exact"/>
        <w:rPr>
          <w:sz w:val="20"/>
          <w:szCs w:val="20"/>
        </w:rPr>
      </w:pPr>
    </w:p>
    <w:p w14:paraId="6F7D9586" w14:textId="77777777" w:rsidR="00987E15" w:rsidRDefault="00987E15">
      <w:pPr>
        <w:spacing w:line="200" w:lineRule="exact"/>
        <w:rPr>
          <w:sz w:val="20"/>
          <w:szCs w:val="20"/>
        </w:rPr>
      </w:pPr>
    </w:p>
    <w:p w14:paraId="3FDE2121" w14:textId="77777777" w:rsidR="00987E15" w:rsidRDefault="00987E15">
      <w:pPr>
        <w:spacing w:line="200" w:lineRule="exact"/>
        <w:rPr>
          <w:sz w:val="20"/>
          <w:szCs w:val="20"/>
        </w:rPr>
      </w:pPr>
    </w:p>
    <w:p w14:paraId="47A9B4BF" w14:textId="77777777" w:rsidR="00987E15" w:rsidRDefault="00987E15">
      <w:pPr>
        <w:spacing w:line="200" w:lineRule="exact"/>
        <w:rPr>
          <w:sz w:val="20"/>
          <w:szCs w:val="20"/>
        </w:rPr>
      </w:pPr>
    </w:p>
    <w:p w14:paraId="5487E159" w14:textId="77777777" w:rsidR="00987E15" w:rsidRDefault="00987E15">
      <w:pPr>
        <w:spacing w:line="200" w:lineRule="exact"/>
        <w:rPr>
          <w:sz w:val="20"/>
          <w:szCs w:val="20"/>
        </w:rPr>
      </w:pPr>
    </w:p>
    <w:p w14:paraId="7BDCE4A0" w14:textId="77777777" w:rsidR="00987E15" w:rsidRDefault="00987E15">
      <w:pPr>
        <w:spacing w:line="200" w:lineRule="exact"/>
        <w:rPr>
          <w:sz w:val="20"/>
          <w:szCs w:val="20"/>
        </w:rPr>
      </w:pPr>
    </w:p>
    <w:p w14:paraId="643BD166" w14:textId="77777777" w:rsidR="00987E15" w:rsidRDefault="00987E15">
      <w:pPr>
        <w:spacing w:line="200" w:lineRule="exact"/>
        <w:rPr>
          <w:sz w:val="20"/>
          <w:szCs w:val="20"/>
        </w:rPr>
      </w:pPr>
    </w:p>
    <w:p w14:paraId="65DD18E2" w14:textId="77777777" w:rsidR="00987E15" w:rsidRDefault="00987E15">
      <w:pPr>
        <w:spacing w:line="200" w:lineRule="exact"/>
        <w:rPr>
          <w:sz w:val="20"/>
          <w:szCs w:val="20"/>
        </w:rPr>
      </w:pPr>
    </w:p>
    <w:p w14:paraId="6E108657" w14:textId="77777777" w:rsidR="00987E15" w:rsidRDefault="00987E15">
      <w:pPr>
        <w:spacing w:line="200" w:lineRule="exact"/>
        <w:rPr>
          <w:sz w:val="20"/>
          <w:szCs w:val="20"/>
        </w:rPr>
      </w:pPr>
    </w:p>
    <w:p w14:paraId="0AFEBB8F" w14:textId="77777777" w:rsidR="00987E15" w:rsidRDefault="00987E15">
      <w:pPr>
        <w:spacing w:line="200" w:lineRule="exact"/>
        <w:rPr>
          <w:sz w:val="20"/>
          <w:szCs w:val="20"/>
        </w:rPr>
      </w:pPr>
    </w:p>
    <w:p w14:paraId="696E0B7A" w14:textId="77777777" w:rsidR="00987E15" w:rsidRDefault="00987E15">
      <w:pPr>
        <w:spacing w:line="200" w:lineRule="exact"/>
        <w:rPr>
          <w:sz w:val="20"/>
          <w:szCs w:val="20"/>
        </w:rPr>
      </w:pPr>
    </w:p>
    <w:p w14:paraId="3DBB3FCE" w14:textId="77777777" w:rsidR="00987E15" w:rsidRDefault="00987E15">
      <w:pPr>
        <w:spacing w:line="200" w:lineRule="exact"/>
        <w:rPr>
          <w:sz w:val="20"/>
          <w:szCs w:val="20"/>
        </w:rPr>
      </w:pPr>
    </w:p>
    <w:p w14:paraId="538B9EAC" w14:textId="77777777" w:rsidR="00987E15" w:rsidRDefault="00987E15">
      <w:pPr>
        <w:spacing w:line="200" w:lineRule="exact"/>
        <w:rPr>
          <w:sz w:val="20"/>
          <w:szCs w:val="20"/>
        </w:rPr>
      </w:pPr>
    </w:p>
    <w:p w14:paraId="2E530859" w14:textId="77777777" w:rsidR="00987E15" w:rsidRDefault="00987E15">
      <w:pPr>
        <w:spacing w:line="200" w:lineRule="exact"/>
        <w:rPr>
          <w:sz w:val="20"/>
          <w:szCs w:val="20"/>
        </w:rPr>
      </w:pPr>
    </w:p>
    <w:p w14:paraId="42740C55" w14:textId="77777777" w:rsidR="00987E15" w:rsidRDefault="00987E15">
      <w:pPr>
        <w:spacing w:line="200" w:lineRule="exact"/>
        <w:rPr>
          <w:sz w:val="20"/>
          <w:szCs w:val="20"/>
        </w:rPr>
      </w:pPr>
    </w:p>
    <w:p w14:paraId="7909F616" w14:textId="77777777" w:rsidR="00987E15" w:rsidRDefault="00987E15">
      <w:pPr>
        <w:spacing w:line="232" w:lineRule="exact"/>
        <w:rPr>
          <w:sz w:val="20"/>
          <w:szCs w:val="20"/>
        </w:rPr>
      </w:pPr>
    </w:p>
    <w:p w14:paraId="0E32A8B3" w14:textId="77777777" w:rsidR="00987E15" w:rsidRDefault="0068775A">
      <w:pPr>
        <w:spacing w:line="276" w:lineRule="auto"/>
        <w:ind w:left="400" w:right="400"/>
        <w:rPr>
          <w:sz w:val="20"/>
          <w:szCs w:val="20"/>
        </w:rPr>
      </w:pPr>
      <w:r>
        <w:rPr>
          <w:rFonts w:ascii="Arial" w:eastAsia="Arial" w:hAnsi="Arial" w:cs="Arial"/>
        </w:rPr>
        <w:t>Figure 21: Epidemics with basic non-pharmaceutical containment measures, no school in September 2020</w:t>
      </w:r>
    </w:p>
    <w:p w14:paraId="487E947F" w14:textId="77777777" w:rsidR="00987E15" w:rsidRDefault="00987E15">
      <w:pPr>
        <w:sectPr w:rsidR="00987E15">
          <w:pgSz w:w="12240" w:h="15840"/>
          <w:pgMar w:top="1147" w:right="1440" w:bottom="1440" w:left="1440" w:header="0" w:footer="0" w:gutter="0"/>
          <w:cols w:space="720" w:equalWidth="0">
            <w:col w:w="9360"/>
          </w:cols>
        </w:sectPr>
      </w:pPr>
    </w:p>
    <w:p w14:paraId="3B13B231" w14:textId="77777777" w:rsidR="00987E15" w:rsidRDefault="00987E15">
      <w:pPr>
        <w:spacing w:line="200" w:lineRule="exact"/>
        <w:rPr>
          <w:sz w:val="20"/>
          <w:szCs w:val="20"/>
        </w:rPr>
      </w:pPr>
    </w:p>
    <w:p w14:paraId="7DA7C469" w14:textId="77777777" w:rsidR="00987E15" w:rsidRDefault="00987E15">
      <w:pPr>
        <w:spacing w:line="200" w:lineRule="exact"/>
        <w:rPr>
          <w:sz w:val="20"/>
          <w:szCs w:val="20"/>
        </w:rPr>
      </w:pPr>
    </w:p>
    <w:p w14:paraId="2826DC58" w14:textId="77777777" w:rsidR="00987E15" w:rsidRDefault="00987E15">
      <w:pPr>
        <w:spacing w:line="200" w:lineRule="exact"/>
        <w:rPr>
          <w:sz w:val="20"/>
          <w:szCs w:val="20"/>
        </w:rPr>
      </w:pPr>
    </w:p>
    <w:p w14:paraId="75DFDA88" w14:textId="77777777" w:rsidR="00987E15" w:rsidRDefault="00987E15">
      <w:pPr>
        <w:spacing w:line="200" w:lineRule="exact"/>
        <w:rPr>
          <w:sz w:val="20"/>
          <w:szCs w:val="20"/>
        </w:rPr>
      </w:pPr>
    </w:p>
    <w:p w14:paraId="27CF86F3" w14:textId="77777777" w:rsidR="00987E15" w:rsidRDefault="00987E15">
      <w:pPr>
        <w:spacing w:line="200" w:lineRule="exact"/>
        <w:rPr>
          <w:sz w:val="20"/>
          <w:szCs w:val="20"/>
        </w:rPr>
      </w:pPr>
    </w:p>
    <w:p w14:paraId="5F78CF59" w14:textId="77777777" w:rsidR="00987E15" w:rsidRDefault="00987E15">
      <w:pPr>
        <w:spacing w:line="283" w:lineRule="exact"/>
        <w:rPr>
          <w:sz w:val="20"/>
          <w:szCs w:val="20"/>
        </w:rPr>
      </w:pPr>
    </w:p>
    <w:p w14:paraId="38B77694" w14:textId="77777777" w:rsidR="00987E15" w:rsidRDefault="0068775A">
      <w:pPr>
        <w:jc w:val="center"/>
        <w:rPr>
          <w:sz w:val="20"/>
          <w:szCs w:val="20"/>
        </w:rPr>
      </w:pPr>
      <w:r>
        <w:rPr>
          <w:rFonts w:ascii="Arial" w:eastAsia="Arial" w:hAnsi="Arial" w:cs="Arial"/>
          <w:sz w:val="17"/>
          <w:szCs w:val="17"/>
        </w:rPr>
        <w:t>24</w:t>
      </w:r>
    </w:p>
    <w:p w14:paraId="714CDF28" w14:textId="77777777" w:rsidR="00987E15" w:rsidRDefault="00987E15">
      <w:pPr>
        <w:sectPr w:rsidR="00987E15">
          <w:type w:val="continuous"/>
          <w:pgSz w:w="12240" w:h="15840"/>
          <w:pgMar w:top="1147" w:right="1440" w:bottom="1440" w:left="1440" w:header="0" w:footer="0" w:gutter="0"/>
          <w:cols w:space="720" w:equalWidth="0">
            <w:col w:w="9360"/>
          </w:cols>
        </w:sectPr>
      </w:pPr>
    </w:p>
    <w:p w14:paraId="2D1A081B" w14:textId="77777777" w:rsidR="00987E15" w:rsidRDefault="0068775A">
      <w:pPr>
        <w:jc w:val="center"/>
        <w:rPr>
          <w:sz w:val="20"/>
          <w:szCs w:val="20"/>
        </w:rPr>
      </w:pPr>
      <w:bookmarkStart w:id="118" w:name="page25"/>
      <w:bookmarkEnd w:id="118"/>
      <w:r>
        <w:rPr>
          <w:rFonts w:ascii="Arial" w:eastAsia="Arial" w:hAnsi="Arial" w:cs="Arial"/>
        </w:rPr>
        <w:t>Work in progress &amp; draft: Comments and Corrections Welcome!</w:t>
      </w:r>
    </w:p>
    <w:p w14:paraId="5AB5AFFA"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11BBBA45" wp14:editId="69E59918">
                <wp:simplePos x="0" y="0"/>
                <wp:positionH relativeFrom="column">
                  <wp:posOffset>251460</wp:posOffset>
                </wp:positionH>
                <wp:positionV relativeFrom="paragraph">
                  <wp:posOffset>23495</wp:posOffset>
                </wp:positionV>
                <wp:extent cx="544004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BF0979" id="Shape 53"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hO6GX7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072CDE32" w14:textId="77777777" w:rsidR="00987E15" w:rsidRDefault="00987E15">
      <w:pPr>
        <w:spacing w:line="200" w:lineRule="exact"/>
        <w:rPr>
          <w:sz w:val="20"/>
          <w:szCs w:val="20"/>
        </w:rPr>
      </w:pPr>
    </w:p>
    <w:p w14:paraId="5F54C581" w14:textId="77777777" w:rsidR="00987E15" w:rsidRDefault="00987E15">
      <w:pPr>
        <w:spacing w:line="310" w:lineRule="exact"/>
        <w:rPr>
          <w:sz w:val="20"/>
          <w:szCs w:val="20"/>
        </w:rPr>
      </w:pPr>
    </w:p>
    <w:p w14:paraId="5229DF8C" w14:textId="77777777" w:rsidR="00987E15" w:rsidRDefault="0068775A">
      <w:pPr>
        <w:tabs>
          <w:tab w:val="left" w:pos="1040"/>
        </w:tabs>
        <w:spacing w:line="259" w:lineRule="auto"/>
        <w:ind w:left="1060" w:right="400" w:hanging="659"/>
        <w:rPr>
          <w:sz w:val="20"/>
          <w:szCs w:val="20"/>
        </w:rPr>
      </w:pPr>
      <w:r>
        <w:rPr>
          <w:rFonts w:ascii="Arial" w:eastAsia="Arial" w:hAnsi="Arial" w:cs="Arial"/>
          <w:sz w:val="24"/>
          <w:szCs w:val="24"/>
        </w:rPr>
        <w:t>B.3</w:t>
      </w:r>
      <w:r>
        <w:rPr>
          <w:rFonts w:ascii="Arial" w:eastAsia="Arial" w:hAnsi="Arial" w:cs="Arial"/>
          <w:sz w:val="24"/>
          <w:szCs w:val="24"/>
        </w:rPr>
        <w:tab/>
        <w:t>Epidemics with basic non-pharmaceutical containment measures, school open in September 2020</w:t>
      </w:r>
    </w:p>
    <w:p w14:paraId="2B71D71A" w14:textId="77777777" w:rsidR="00987E15" w:rsidRDefault="00987E15">
      <w:pPr>
        <w:spacing w:line="111" w:lineRule="exact"/>
        <w:rPr>
          <w:sz w:val="20"/>
          <w:szCs w:val="20"/>
        </w:rPr>
      </w:pPr>
    </w:p>
    <w:p w14:paraId="4955C0BC" w14:textId="77777777" w:rsidR="00987E15" w:rsidRDefault="0068775A">
      <w:pPr>
        <w:ind w:left="400"/>
        <w:rPr>
          <w:sz w:val="20"/>
          <w:szCs w:val="20"/>
        </w:rPr>
      </w:pPr>
      <w:r>
        <w:rPr>
          <w:rFonts w:ascii="Arial" w:eastAsia="Arial" w:hAnsi="Arial" w:cs="Arial"/>
        </w:rPr>
        <w:t>What if school in September?</w:t>
      </w:r>
    </w:p>
    <w:p w14:paraId="79CFC04A"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282F181E" wp14:editId="31BD0E0B">
                <wp:simplePos x="0" y="0"/>
                <wp:positionH relativeFrom="column">
                  <wp:posOffset>1388745</wp:posOffset>
                </wp:positionH>
                <wp:positionV relativeFrom="paragraph">
                  <wp:posOffset>166370</wp:posOffset>
                </wp:positionV>
                <wp:extent cx="316547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65956822" id="Shape 54"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109.35pt,13.1pt" to="358.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" o:allowincell="f" filled="t" strokeweight=".30797mm">
                <v:stroke joinstyle="miter"/>
                <o:lock v:ext="edit" shapetype="f"/>
              </v:line>
            </w:pict>
          </mc:Fallback>
        </mc:AlternateContent>
      </w:r>
    </w:p>
    <w:p w14:paraId="3210C87A" w14:textId="77777777" w:rsidR="00987E15" w:rsidRDefault="00987E15">
      <w:pPr>
        <w:spacing w:line="295"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35F9257D" w14:textId="77777777">
        <w:trPr>
          <w:trHeight w:val="239"/>
        </w:trPr>
        <w:tc>
          <w:tcPr>
            <w:tcW w:w="720" w:type="dxa"/>
            <w:vAlign w:val="bottom"/>
          </w:tcPr>
          <w:p w14:paraId="48E7B1E2" w14:textId="77777777" w:rsidR="00987E15" w:rsidRDefault="00987E15">
            <w:pPr>
              <w:rPr>
                <w:sz w:val="20"/>
                <w:szCs w:val="20"/>
              </w:rPr>
            </w:pPr>
          </w:p>
        </w:tc>
        <w:tc>
          <w:tcPr>
            <w:tcW w:w="2240" w:type="dxa"/>
            <w:gridSpan w:val="2"/>
            <w:vAlign w:val="bottom"/>
          </w:tcPr>
          <w:p w14:paraId="7BA00277"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448B877E"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37D9B4C8" w14:textId="77777777" w:rsidR="00987E15" w:rsidRDefault="0068775A">
            <w:pPr>
              <w:ind w:right="300"/>
              <w:jc w:val="right"/>
              <w:rPr>
                <w:sz w:val="20"/>
                <w:szCs w:val="20"/>
              </w:rPr>
            </w:pPr>
            <w:r>
              <w:rPr>
                <w:rFonts w:ascii="Arial" w:eastAsia="Arial" w:hAnsi="Arial" w:cs="Arial"/>
                <w:sz w:val="20"/>
                <w:szCs w:val="20"/>
              </w:rPr>
              <w:t>days</w:t>
            </w:r>
          </w:p>
        </w:tc>
      </w:tr>
      <w:tr w:rsidR="00987E15" w14:paraId="4E052796" w14:textId="77777777">
        <w:trPr>
          <w:trHeight w:val="239"/>
        </w:trPr>
        <w:tc>
          <w:tcPr>
            <w:tcW w:w="720" w:type="dxa"/>
            <w:vAlign w:val="bottom"/>
          </w:tcPr>
          <w:p w14:paraId="321FF52B" w14:textId="77777777" w:rsidR="00987E15" w:rsidRDefault="00987E15">
            <w:pPr>
              <w:rPr>
                <w:sz w:val="20"/>
                <w:szCs w:val="20"/>
              </w:rPr>
            </w:pPr>
          </w:p>
        </w:tc>
        <w:tc>
          <w:tcPr>
            <w:tcW w:w="1240" w:type="dxa"/>
            <w:vAlign w:val="bottom"/>
          </w:tcPr>
          <w:p w14:paraId="0F0D3469"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08A0660E" w14:textId="77777777" w:rsidR="00987E15" w:rsidRDefault="00987E15">
            <w:pPr>
              <w:rPr>
                <w:sz w:val="20"/>
                <w:szCs w:val="20"/>
              </w:rPr>
            </w:pPr>
          </w:p>
        </w:tc>
        <w:tc>
          <w:tcPr>
            <w:tcW w:w="1140" w:type="dxa"/>
            <w:vAlign w:val="bottom"/>
          </w:tcPr>
          <w:p w14:paraId="0C77EC9F"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6FBD58D0" w14:textId="77777777" w:rsidR="00987E15" w:rsidRDefault="00987E15">
            <w:pPr>
              <w:rPr>
                <w:sz w:val="20"/>
                <w:szCs w:val="20"/>
              </w:rPr>
            </w:pPr>
          </w:p>
        </w:tc>
      </w:tr>
      <w:tr w:rsidR="00987E15" w14:paraId="52259427" w14:textId="77777777">
        <w:trPr>
          <w:trHeight w:val="247"/>
        </w:trPr>
        <w:tc>
          <w:tcPr>
            <w:tcW w:w="720" w:type="dxa"/>
            <w:vAlign w:val="bottom"/>
          </w:tcPr>
          <w:p w14:paraId="36CC816E" w14:textId="77777777" w:rsidR="00987E15" w:rsidRDefault="00987E15">
            <w:pPr>
              <w:rPr>
                <w:sz w:val="21"/>
                <w:szCs w:val="21"/>
              </w:rPr>
            </w:pPr>
          </w:p>
        </w:tc>
        <w:tc>
          <w:tcPr>
            <w:tcW w:w="1240" w:type="dxa"/>
            <w:vAlign w:val="bottom"/>
          </w:tcPr>
          <w:p w14:paraId="5E8E2DEE"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0F84DC8E" w14:textId="77777777" w:rsidR="00987E15" w:rsidRDefault="00987E15">
            <w:pPr>
              <w:rPr>
                <w:sz w:val="21"/>
                <w:szCs w:val="21"/>
              </w:rPr>
            </w:pPr>
          </w:p>
        </w:tc>
        <w:tc>
          <w:tcPr>
            <w:tcW w:w="1140" w:type="dxa"/>
            <w:vAlign w:val="bottom"/>
          </w:tcPr>
          <w:p w14:paraId="770DE5EF"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6B3B046C" w14:textId="77777777" w:rsidR="00987E15" w:rsidRDefault="00987E15">
            <w:pPr>
              <w:rPr>
                <w:sz w:val="21"/>
                <w:szCs w:val="21"/>
              </w:rPr>
            </w:pPr>
          </w:p>
        </w:tc>
      </w:tr>
      <w:tr w:rsidR="00987E15" w14:paraId="23582195" w14:textId="77777777">
        <w:trPr>
          <w:trHeight w:val="47"/>
        </w:trPr>
        <w:tc>
          <w:tcPr>
            <w:tcW w:w="720" w:type="dxa"/>
            <w:tcBorders>
              <w:bottom w:val="single" w:sz="8" w:space="0" w:color="auto"/>
            </w:tcBorders>
            <w:vAlign w:val="bottom"/>
          </w:tcPr>
          <w:p w14:paraId="06B16BD2" w14:textId="77777777" w:rsidR="00987E15" w:rsidRDefault="00987E15">
            <w:pPr>
              <w:rPr>
                <w:sz w:val="4"/>
                <w:szCs w:val="4"/>
              </w:rPr>
            </w:pPr>
          </w:p>
        </w:tc>
        <w:tc>
          <w:tcPr>
            <w:tcW w:w="1240" w:type="dxa"/>
            <w:tcBorders>
              <w:bottom w:val="single" w:sz="8" w:space="0" w:color="auto"/>
            </w:tcBorders>
            <w:vAlign w:val="bottom"/>
          </w:tcPr>
          <w:p w14:paraId="5F820DFC" w14:textId="77777777" w:rsidR="00987E15" w:rsidRDefault="00987E15">
            <w:pPr>
              <w:rPr>
                <w:sz w:val="4"/>
                <w:szCs w:val="4"/>
              </w:rPr>
            </w:pPr>
          </w:p>
        </w:tc>
        <w:tc>
          <w:tcPr>
            <w:tcW w:w="1000" w:type="dxa"/>
            <w:tcBorders>
              <w:bottom w:val="single" w:sz="8" w:space="0" w:color="auto"/>
            </w:tcBorders>
            <w:vAlign w:val="bottom"/>
          </w:tcPr>
          <w:p w14:paraId="1B5F6D51" w14:textId="77777777" w:rsidR="00987E15" w:rsidRDefault="00987E15">
            <w:pPr>
              <w:rPr>
                <w:sz w:val="4"/>
                <w:szCs w:val="4"/>
              </w:rPr>
            </w:pPr>
          </w:p>
        </w:tc>
        <w:tc>
          <w:tcPr>
            <w:tcW w:w="1140" w:type="dxa"/>
            <w:tcBorders>
              <w:bottom w:val="single" w:sz="8" w:space="0" w:color="auto"/>
            </w:tcBorders>
            <w:vAlign w:val="bottom"/>
          </w:tcPr>
          <w:p w14:paraId="36F17E10" w14:textId="77777777" w:rsidR="00987E15" w:rsidRDefault="00987E15">
            <w:pPr>
              <w:rPr>
                <w:sz w:val="4"/>
                <w:szCs w:val="4"/>
              </w:rPr>
            </w:pPr>
          </w:p>
        </w:tc>
        <w:tc>
          <w:tcPr>
            <w:tcW w:w="900" w:type="dxa"/>
            <w:tcBorders>
              <w:bottom w:val="single" w:sz="8" w:space="0" w:color="auto"/>
            </w:tcBorders>
            <w:vAlign w:val="bottom"/>
          </w:tcPr>
          <w:p w14:paraId="697E0A25" w14:textId="77777777" w:rsidR="00987E15" w:rsidRDefault="00987E15">
            <w:pPr>
              <w:rPr>
                <w:sz w:val="4"/>
                <w:szCs w:val="4"/>
              </w:rPr>
            </w:pPr>
          </w:p>
        </w:tc>
      </w:tr>
      <w:tr w:rsidR="00987E15" w14:paraId="0F31B47F" w14:textId="77777777">
        <w:trPr>
          <w:trHeight w:val="273"/>
        </w:trPr>
        <w:tc>
          <w:tcPr>
            <w:tcW w:w="720" w:type="dxa"/>
            <w:vAlign w:val="bottom"/>
          </w:tcPr>
          <w:p w14:paraId="070D1970"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1C959C08" w14:textId="77777777" w:rsidR="00987E15" w:rsidRDefault="0068775A">
            <w:pPr>
              <w:ind w:right="140"/>
              <w:jc w:val="right"/>
              <w:rPr>
                <w:sz w:val="20"/>
                <w:szCs w:val="20"/>
              </w:rPr>
            </w:pPr>
            <w:r>
              <w:rPr>
                <w:rFonts w:ascii="Arial" w:eastAsia="Arial" w:hAnsi="Arial" w:cs="Arial"/>
                <w:sz w:val="20"/>
                <w:szCs w:val="20"/>
              </w:rPr>
              <w:t>946.00</w:t>
            </w:r>
          </w:p>
        </w:tc>
        <w:tc>
          <w:tcPr>
            <w:tcW w:w="1000" w:type="dxa"/>
            <w:vAlign w:val="bottom"/>
          </w:tcPr>
          <w:p w14:paraId="328F972E"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49A782FF"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3A594ED2" w14:textId="77777777" w:rsidR="00987E15" w:rsidRDefault="0068775A">
            <w:pPr>
              <w:ind w:right="20"/>
              <w:jc w:val="right"/>
              <w:rPr>
                <w:sz w:val="20"/>
                <w:szCs w:val="20"/>
              </w:rPr>
            </w:pPr>
            <w:r>
              <w:rPr>
                <w:rFonts w:ascii="Arial" w:eastAsia="Arial" w:hAnsi="Arial" w:cs="Arial"/>
                <w:sz w:val="20"/>
                <w:szCs w:val="20"/>
              </w:rPr>
              <w:t>1000.00</w:t>
            </w:r>
          </w:p>
        </w:tc>
      </w:tr>
      <w:tr w:rsidR="00987E15" w14:paraId="19049B49" w14:textId="77777777">
        <w:trPr>
          <w:trHeight w:val="239"/>
        </w:trPr>
        <w:tc>
          <w:tcPr>
            <w:tcW w:w="720" w:type="dxa"/>
            <w:vAlign w:val="bottom"/>
          </w:tcPr>
          <w:p w14:paraId="00E61653"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15F32BBF" w14:textId="77777777" w:rsidR="00987E15" w:rsidRDefault="0068775A">
            <w:pPr>
              <w:ind w:right="140"/>
              <w:jc w:val="right"/>
              <w:rPr>
                <w:sz w:val="20"/>
                <w:szCs w:val="20"/>
              </w:rPr>
            </w:pPr>
            <w:r>
              <w:rPr>
                <w:rFonts w:ascii="Arial" w:eastAsia="Arial" w:hAnsi="Arial" w:cs="Arial"/>
                <w:sz w:val="20"/>
                <w:szCs w:val="20"/>
              </w:rPr>
              <w:t>4.24</w:t>
            </w:r>
          </w:p>
        </w:tc>
        <w:tc>
          <w:tcPr>
            <w:tcW w:w="1000" w:type="dxa"/>
            <w:vAlign w:val="bottom"/>
          </w:tcPr>
          <w:p w14:paraId="2CE1FDB4" w14:textId="77777777" w:rsidR="00987E15" w:rsidRDefault="0068775A">
            <w:pPr>
              <w:ind w:right="20"/>
              <w:jc w:val="right"/>
              <w:rPr>
                <w:sz w:val="20"/>
                <w:szCs w:val="20"/>
              </w:rPr>
            </w:pPr>
            <w:r>
              <w:rPr>
                <w:rFonts w:ascii="Arial" w:eastAsia="Arial" w:hAnsi="Arial" w:cs="Arial"/>
                <w:sz w:val="20"/>
                <w:szCs w:val="20"/>
              </w:rPr>
              <w:t>153.71</w:t>
            </w:r>
          </w:p>
        </w:tc>
        <w:tc>
          <w:tcPr>
            <w:tcW w:w="1140" w:type="dxa"/>
            <w:vAlign w:val="bottom"/>
          </w:tcPr>
          <w:p w14:paraId="74CEB406" w14:textId="77777777" w:rsidR="00987E15" w:rsidRDefault="0068775A">
            <w:pPr>
              <w:ind w:right="20"/>
              <w:jc w:val="right"/>
              <w:rPr>
                <w:sz w:val="20"/>
                <w:szCs w:val="20"/>
              </w:rPr>
            </w:pPr>
            <w:r>
              <w:rPr>
                <w:rFonts w:ascii="Arial" w:eastAsia="Arial" w:hAnsi="Arial" w:cs="Arial"/>
                <w:sz w:val="20"/>
                <w:szCs w:val="20"/>
              </w:rPr>
              <w:t>409.73</w:t>
            </w:r>
          </w:p>
        </w:tc>
        <w:tc>
          <w:tcPr>
            <w:tcW w:w="900" w:type="dxa"/>
            <w:vAlign w:val="bottom"/>
          </w:tcPr>
          <w:p w14:paraId="38DD3344" w14:textId="77777777" w:rsidR="00987E15" w:rsidRDefault="0068775A">
            <w:pPr>
              <w:ind w:right="20"/>
              <w:jc w:val="right"/>
              <w:rPr>
                <w:sz w:val="20"/>
                <w:szCs w:val="20"/>
              </w:rPr>
            </w:pPr>
            <w:r>
              <w:rPr>
                <w:rFonts w:ascii="Arial" w:eastAsia="Arial" w:hAnsi="Arial" w:cs="Arial"/>
                <w:sz w:val="20"/>
                <w:szCs w:val="20"/>
              </w:rPr>
              <w:t>199.35</w:t>
            </w:r>
          </w:p>
        </w:tc>
      </w:tr>
      <w:tr w:rsidR="00987E15" w14:paraId="3546C2E6" w14:textId="77777777">
        <w:trPr>
          <w:trHeight w:val="239"/>
        </w:trPr>
        <w:tc>
          <w:tcPr>
            <w:tcW w:w="720" w:type="dxa"/>
            <w:vAlign w:val="bottom"/>
          </w:tcPr>
          <w:p w14:paraId="60C6025B"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275537CC" w14:textId="77777777" w:rsidR="00987E15" w:rsidRDefault="0068775A">
            <w:pPr>
              <w:ind w:right="140"/>
              <w:jc w:val="right"/>
              <w:rPr>
                <w:sz w:val="20"/>
                <w:szCs w:val="20"/>
              </w:rPr>
            </w:pPr>
            <w:r>
              <w:rPr>
                <w:rFonts w:ascii="Arial" w:eastAsia="Arial" w:hAnsi="Arial" w:cs="Arial"/>
                <w:sz w:val="20"/>
                <w:szCs w:val="20"/>
              </w:rPr>
              <w:t>7.29</w:t>
            </w:r>
          </w:p>
        </w:tc>
        <w:tc>
          <w:tcPr>
            <w:tcW w:w="1000" w:type="dxa"/>
            <w:vAlign w:val="bottom"/>
          </w:tcPr>
          <w:p w14:paraId="0B4A65AE" w14:textId="77777777" w:rsidR="00987E15" w:rsidRDefault="0068775A">
            <w:pPr>
              <w:ind w:right="20"/>
              <w:jc w:val="right"/>
              <w:rPr>
                <w:sz w:val="20"/>
                <w:szCs w:val="20"/>
              </w:rPr>
            </w:pPr>
            <w:r>
              <w:rPr>
                <w:rFonts w:ascii="Arial" w:eastAsia="Arial" w:hAnsi="Arial" w:cs="Arial"/>
                <w:sz w:val="20"/>
                <w:szCs w:val="20"/>
              </w:rPr>
              <w:t>168.55</w:t>
            </w:r>
          </w:p>
        </w:tc>
        <w:tc>
          <w:tcPr>
            <w:tcW w:w="1140" w:type="dxa"/>
            <w:vAlign w:val="bottom"/>
          </w:tcPr>
          <w:p w14:paraId="402B6C26" w14:textId="77777777" w:rsidR="00987E15" w:rsidRDefault="0068775A">
            <w:pPr>
              <w:ind w:right="20"/>
              <w:jc w:val="right"/>
              <w:rPr>
                <w:sz w:val="20"/>
                <w:szCs w:val="20"/>
              </w:rPr>
            </w:pPr>
            <w:r>
              <w:rPr>
                <w:rFonts w:ascii="Arial" w:eastAsia="Arial" w:hAnsi="Arial" w:cs="Arial"/>
                <w:sz w:val="20"/>
                <w:szCs w:val="20"/>
              </w:rPr>
              <w:t>454.12</w:t>
            </w:r>
          </w:p>
        </w:tc>
        <w:tc>
          <w:tcPr>
            <w:tcW w:w="900" w:type="dxa"/>
            <w:vAlign w:val="bottom"/>
          </w:tcPr>
          <w:p w14:paraId="5CE0C086" w14:textId="77777777" w:rsidR="00987E15" w:rsidRDefault="0068775A">
            <w:pPr>
              <w:ind w:right="20"/>
              <w:jc w:val="right"/>
              <w:rPr>
                <w:sz w:val="20"/>
                <w:szCs w:val="20"/>
              </w:rPr>
            </w:pPr>
            <w:r>
              <w:rPr>
                <w:rFonts w:ascii="Arial" w:eastAsia="Arial" w:hAnsi="Arial" w:cs="Arial"/>
                <w:sz w:val="20"/>
                <w:szCs w:val="20"/>
              </w:rPr>
              <w:t>129.00</w:t>
            </w:r>
          </w:p>
        </w:tc>
      </w:tr>
      <w:tr w:rsidR="00987E15" w14:paraId="3DF79D73" w14:textId="77777777">
        <w:trPr>
          <w:trHeight w:val="239"/>
        </w:trPr>
        <w:tc>
          <w:tcPr>
            <w:tcW w:w="720" w:type="dxa"/>
            <w:vAlign w:val="bottom"/>
          </w:tcPr>
          <w:p w14:paraId="76AFD2CF"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5237468F"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D9AC36D"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25480085"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5648B293" w14:textId="77777777" w:rsidR="00987E15" w:rsidRDefault="0068775A">
            <w:pPr>
              <w:ind w:right="20"/>
              <w:jc w:val="right"/>
              <w:rPr>
                <w:sz w:val="20"/>
                <w:szCs w:val="20"/>
              </w:rPr>
            </w:pPr>
            <w:r>
              <w:rPr>
                <w:rFonts w:ascii="Arial" w:eastAsia="Arial" w:hAnsi="Arial" w:cs="Arial"/>
                <w:sz w:val="20"/>
                <w:szCs w:val="20"/>
              </w:rPr>
              <w:t>13.00</w:t>
            </w:r>
          </w:p>
        </w:tc>
      </w:tr>
      <w:tr w:rsidR="00987E15" w14:paraId="6E0A66E8" w14:textId="77777777">
        <w:trPr>
          <w:trHeight w:val="239"/>
        </w:trPr>
        <w:tc>
          <w:tcPr>
            <w:tcW w:w="720" w:type="dxa"/>
            <w:vAlign w:val="bottom"/>
          </w:tcPr>
          <w:p w14:paraId="5F601BC4"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051629FD"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3E558515" w14:textId="77777777" w:rsidR="00987E15" w:rsidRDefault="0068775A">
            <w:pPr>
              <w:ind w:right="20"/>
              <w:jc w:val="right"/>
              <w:rPr>
                <w:sz w:val="20"/>
                <w:szCs w:val="20"/>
              </w:rPr>
            </w:pPr>
            <w:r>
              <w:rPr>
                <w:rFonts w:ascii="Arial" w:eastAsia="Arial" w:hAnsi="Arial" w:cs="Arial"/>
                <w:sz w:val="20"/>
                <w:szCs w:val="20"/>
              </w:rPr>
              <w:t>9.00</w:t>
            </w:r>
          </w:p>
        </w:tc>
        <w:tc>
          <w:tcPr>
            <w:tcW w:w="1140" w:type="dxa"/>
            <w:vAlign w:val="bottom"/>
          </w:tcPr>
          <w:p w14:paraId="71DF5CFA" w14:textId="77777777" w:rsidR="00987E15" w:rsidRDefault="0068775A">
            <w:pPr>
              <w:ind w:right="20"/>
              <w:jc w:val="right"/>
              <w:rPr>
                <w:sz w:val="20"/>
                <w:szCs w:val="20"/>
              </w:rPr>
            </w:pPr>
            <w:r>
              <w:rPr>
                <w:rFonts w:ascii="Arial" w:eastAsia="Arial" w:hAnsi="Arial" w:cs="Arial"/>
                <w:sz w:val="20"/>
                <w:szCs w:val="20"/>
              </w:rPr>
              <w:t>18.75</w:t>
            </w:r>
          </w:p>
        </w:tc>
        <w:tc>
          <w:tcPr>
            <w:tcW w:w="900" w:type="dxa"/>
            <w:vAlign w:val="bottom"/>
          </w:tcPr>
          <w:p w14:paraId="20FEE7AC" w14:textId="77777777" w:rsidR="00987E15" w:rsidRDefault="0068775A">
            <w:pPr>
              <w:ind w:right="20"/>
              <w:jc w:val="right"/>
              <w:rPr>
                <w:sz w:val="20"/>
                <w:szCs w:val="20"/>
              </w:rPr>
            </w:pPr>
            <w:r>
              <w:rPr>
                <w:rFonts w:ascii="Arial" w:eastAsia="Arial" w:hAnsi="Arial" w:cs="Arial"/>
                <w:sz w:val="20"/>
                <w:szCs w:val="20"/>
              </w:rPr>
              <w:t>95.00</w:t>
            </w:r>
          </w:p>
        </w:tc>
      </w:tr>
      <w:tr w:rsidR="00987E15" w14:paraId="58C84849" w14:textId="77777777">
        <w:trPr>
          <w:trHeight w:val="239"/>
        </w:trPr>
        <w:tc>
          <w:tcPr>
            <w:tcW w:w="720" w:type="dxa"/>
            <w:vAlign w:val="bottom"/>
          </w:tcPr>
          <w:p w14:paraId="201ABFAE"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3D38312E"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FC389AE" w14:textId="77777777" w:rsidR="00987E15" w:rsidRDefault="0068775A">
            <w:pPr>
              <w:ind w:right="20"/>
              <w:jc w:val="right"/>
              <w:rPr>
                <w:sz w:val="20"/>
                <w:szCs w:val="20"/>
              </w:rPr>
            </w:pPr>
            <w:r>
              <w:rPr>
                <w:rFonts w:ascii="Arial" w:eastAsia="Arial" w:hAnsi="Arial" w:cs="Arial"/>
                <w:sz w:val="20"/>
                <w:szCs w:val="20"/>
              </w:rPr>
              <w:t>81.50</w:t>
            </w:r>
          </w:p>
        </w:tc>
        <w:tc>
          <w:tcPr>
            <w:tcW w:w="1140" w:type="dxa"/>
            <w:vAlign w:val="bottom"/>
          </w:tcPr>
          <w:p w14:paraId="7B859520" w14:textId="77777777" w:rsidR="00987E15" w:rsidRDefault="0068775A">
            <w:pPr>
              <w:ind w:right="20"/>
              <w:jc w:val="right"/>
              <w:rPr>
                <w:sz w:val="20"/>
                <w:szCs w:val="20"/>
              </w:rPr>
            </w:pPr>
            <w:r>
              <w:rPr>
                <w:rFonts w:ascii="Arial" w:eastAsia="Arial" w:hAnsi="Arial" w:cs="Arial"/>
                <w:sz w:val="20"/>
                <w:szCs w:val="20"/>
              </w:rPr>
              <w:t>231.50</w:t>
            </w:r>
          </w:p>
        </w:tc>
        <w:tc>
          <w:tcPr>
            <w:tcW w:w="900" w:type="dxa"/>
            <w:vAlign w:val="bottom"/>
          </w:tcPr>
          <w:p w14:paraId="4EB6E050" w14:textId="77777777" w:rsidR="00987E15" w:rsidRDefault="0068775A">
            <w:pPr>
              <w:ind w:right="20"/>
              <w:jc w:val="right"/>
              <w:rPr>
                <w:sz w:val="20"/>
                <w:szCs w:val="20"/>
              </w:rPr>
            </w:pPr>
            <w:r>
              <w:rPr>
                <w:rFonts w:ascii="Arial" w:eastAsia="Arial" w:hAnsi="Arial" w:cs="Arial"/>
                <w:sz w:val="20"/>
                <w:szCs w:val="20"/>
              </w:rPr>
              <w:t>154.00</w:t>
            </w:r>
          </w:p>
        </w:tc>
      </w:tr>
      <w:tr w:rsidR="00987E15" w14:paraId="28CD38A4" w14:textId="77777777">
        <w:trPr>
          <w:trHeight w:val="239"/>
        </w:trPr>
        <w:tc>
          <w:tcPr>
            <w:tcW w:w="720" w:type="dxa"/>
            <w:vAlign w:val="bottom"/>
          </w:tcPr>
          <w:p w14:paraId="1689EF97"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44B929E1" w14:textId="77777777" w:rsidR="00987E15" w:rsidRDefault="0068775A">
            <w:pPr>
              <w:ind w:right="140"/>
              <w:jc w:val="right"/>
              <w:rPr>
                <w:sz w:val="20"/>
                <w:szCs w:val="20"/>
              </w:rPr>
            </w:pPr>
            <w:r>
              <w:rPr>
                <w:rFonts w:ascii="Arial" w:eastAsia="Arial" w:hAnsi="Arial" w:cs="Arial"/>
                <w:sz w:val="20"/>
                <w:szCs w:val="20"/>
              </w:rPr>
              <w:t>6.00</w:t>
            </w:r>
          </w:p>
        </w:tc>
        <w:tc>
          <w:tcPr>
            <w:tcW w:w="1000" w:type="dxa"/>
            <w:vAlign w:val="bottom"/>
          </w:tcPr>
          <w:p w14:paraId="0E887528" w14:textId="77777777" w:rsidR="00987E15" w:rsidRDefault="0068775A">
            <w:pPr>
              <w:ind w:right="20"/>
              <w:jc w:val="right"/>
              <w:rPr>
                <w:sz w:val="20"/>
                <w:szCs w:val="20"/>
              </w:rPr>
            </w:pPr>
            <w:r>
              <w:rPr>
                <w:rFonts w:ascii="Arial" w:eastAsia="Arial" w:hAnsi="Arial" w:cs="Arial"/>
                <w:sz w:val="20"/>
                <w:szCs w:val="20"/>
              </w:rPr>
              <w:t>269.50</w:t>
            </w:r>
          </w:p>
        </w:tc>
        <w:tc>
          <w:tcPr>
            <w:tcW w:w="1140" w:type="dxa"/>
            <w:vAlign w:val="bottom"/>
          </w:tcPr>
          <w:p w14:paraId="24033FE6" w14:textId="77777777" w:rsidR="00987E15" w:rsidRDefault="0068775A">
            <w:pPr>
              <w:ind w:right="20"/>
              <w:jc w:val="right"/>
              <w:rPr>
                <w:sz w:val="20"/>
                <w:szCs w:val="20"/>
              </w:rPr>
            </w:pPr>
            <w:r>
              <w:rPr>
                <w:rFonts w:ascii="Arial" w:eastAsia="Arial" w:hAnsi="Arial" w:cs="Arial"/>
                <w:sz w:val="20"/>
                <w:szCs w:val="20"/>
              </w:rPr>
              <w:t>770.00</w:t>
            </w:r>
          </w:p>
        </w:tc>
        <w:tc>
          <w:tcPr>
            <w:tcW w:w="900" w:type="dxa"/>
            <w:vAlign w:val="bottom"/>
          </w:tcPr>
          <w:p w14:paraId="2BB70F28" w14:textId="77777777" w:rsidR="00987E15" w:rsidRDefault="0068775A">
            <w:pPr>
              <w:ind w:right="20"/>
              <w:jc w:val="right"/>
              <w:rPr>
                <w:sz w:val="20"/>
                <w:szCs w:val="20"/>
              </w:rPr>
            </w:pPr>
            <w:r>
              <w:rPr>
                <w:rFonts w:ascii="Arial" w:eastAsia="Arial" w:hAnsi="Arial" w:cs="Arial"/>
                <w:sz w:val="20"/>
                <w:szCs w:val="20"/>
              </w:rPr>
              <w:t>309.25</w:t>
            </w:r>
          </w:p>
        </w:tc>
      </w:tr>
      <w:tr w:rsidR="00987E15" w14:paraId="1F33EDE9" w14:textId="77777777">
        <w:trPr>
          <w:trHeight w:val="247"/>
        </w:trPr>
        <w:tc>
          <w:tcPr>
            <w:tcW w:w="720" w:type="dxa"/>
            <w:vAlign w:val="bottom"/>
          </w:tcPr>
          <w:p w14:paraId="6402AD83"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55C774CC" w14:textId="77777777" w:rsidR="00987E15" w:rsidRDefault="0068775A">
            <w:pPr>
              <w:ind w:right="140"/>
              <w:jc w:val="right"/>
              <w:rPr>
                <w:sz w:val="20"/>
                <w:szCs w:val="20"/>
              </w:rPr>
            </w:pPr>
            <w:r>
              <w:rPr>
                <w:rFonts w:ascii="Arial" w:eastAsia="Arial" w:hAnsi="Arial" w:cs="Arial"/>
                <w:sz w:val="20"/>
                <w:szCs w:val="20"/>
              </w:rPr>
              <w:t>42.00</w:t>
            </w:r>
          </w:p>
        </w:tc>
        <w:tc>
          <w:tcPr>
            <w:tcW w:w="1000" w:type="dxa"/>
            <w:vAlign w:val="bottom"/>
          </w:tcPr>
          <w:p w14:paraId="5FD899C3" w14:textId="77777777" w:rsidR="00987E15" w:rsidRDefault="0068775A">
            <w:pPr>
              <w:ind w:right="20"/>
              <w:jc w:val="right"/>
              <w:rPr>
                <w:sz w:val="20"/>
                <w:szCs w:val="20"/>
              </w:rPr>
            </w:pPr>
            <w:r>
              <w:rPr>
                <w:rFonts w:ascii="Arial" w:eastAsia="Arial" w:hAnsi="Arial" w:cs="Arial"/>
                <w:sz w:val="20"/>
                <w:szCs w:val="20"/>
              </w:rPr>
              <w:t>738.00</w:t>
            </w:r>
          </w:p>
        </w:tc>
        <w:tc>
          <w:tcPr>
            <w:tcW w:w="1140" w:type="dxa"/>
            <w:vAlign w:val="bottom"/>
          </w:tcPr>
          <w:p w14:paraId="138FBE03" w14:textId="77777777" w:rsidR="00987E15" w:rsidRDefault="0068775A">
            <w:pPr>
              <w:ind w:right="20"/>
              <w:jc w:val="right"/>
              <w:rPr>
                <w:sz w:val="20"/>
                <w:szCs w:val="20"/>
              </w:rPr>
            </w:pPr>
            <w:r>
              <w:rPr>
                <w:rFonts w:ascii="Arial" w:eastAsia="Arial" w:hAnsi="Arial" w:cs="Arial"/>
                <w:sz w:val="20"/>
                <w:szCs w:val="20"/>
              </w:rPr>
              <w:t>1907.00</w:t>
            </w:r>
          </w:p>
        </w:tc>
        <w:tc>
          <w:tcPr>
            <w:tcW w:w="900" w:type="dxa"/>
            <w:vAlign w:val="bottom"/>
          </w:tcPr>
          <w:p w14:paraId="0C792959" w14:textId="77777777" w:rsidR="00987E15" w:rsidRDefault="0068775A">
            <w:pPr>
              <w:ind w:right="20"/>
              <w:jc w:val="right"/>
              <w:rPr>
                <w:sz w:val="20"/>
                <w:szCs w:val="20"/>
              </w:rPr>
            </w:pPr>
            <w:r>
              <w:rPr>
                <w:rFonts w:ascii="Arial" w:eastAsia="Arial" w:hAnsi="Arial" w:cs="Arial"/>
                <w:sz w:val="20"/>
                <w:szCs w:val="20"/>
              </w:rPr>
              <w:t>617.00</w:t>
            </w:r>
          </w:p>
        </w:tc>
      </w:tr>
      <w:tr w:rsidR="00987E15" w14:paraId="2A7F889C" w14:textId="77777777">
        <w:trPr>
          <w:trHeight w:val="47"/>
        </w:trPr>
        <w:tc>
          <w:tcPr>
            <w:tcW w:w="720" w:type="dxa"/>
            <w:tcBorders>
              <w:bottom w:val="single" w:sz="8" w:space="0" w:color="auto"/>
            </w:tcBorders>
            <w:vAlign w:val="bottom"/>
          </w:tcPr>
          <w:p w14:paraId="263ACE6D" w14:textId="77777777" w:rsidR="00987E15" w:rsidRDefault="00987E15">
            <w:pPr>
              <w:rPr>
                <w:sz w:val="4"/>
                <w:szCs w:val="4"/>
              </w:rPr>
            </w:pPr>
          </w:p>
        </w:tc>
        <w:tc>
          <w:tcPr>
            <w:tcW w:w="1240" w:type="dxa"/>
            <w:tcBorders>
              <w:bottom w:val="single" w:sz="8" w:space="0" w:color="auto"/>
            </w:tcBorders>
            <w:vAlign w:val="bottom"/>
          </w:tcPr>
          <w:p w14:paraId="390DE9B7" w14:textId="77777777" w:rsidR="00987E15" w:rsidRDefault="00987E15">
            <w:pPr>
              <w:rPr>
                <w:sz w:val="4"/>
                <w:szCs w:val="4"/>
              </w:rPr>
            </w:pPr>
          </w:p>
        </w:tc>
        <w:tc>
          <w:tcPr>
            <w:tcW w:w="1000" w:type="dxa"/>
            <w:tcBorders>
              <w:bottom w:val="single" w:sz="8" w:space="0" w:color="auto"/>
            </w:tcBorders>
            <w:vAlign w:val="bottom"/>
          </w:tcPr>
          <w:p w14:paraId="65CBDB35" w14:textId="77777777" w:rsidR="00987E15" w:rsidRDefault="00987E15">
            <w:pPr>
              <w:rPr>
                <w:sz w:val="4"/>
                <w:szCs w:val="4"/>
              </w:rPr>
            </w:pPr>
          </w:p>
        </w:tc>
        <w:tc>
          <w:tcPr>
            <w:tcW w:w="1140" w:type="dxa"/>
            <w:tcBorders>
              <w:bottom w:val="single" w:sz="8" w:space="0" w:color="auto"/>
            </w:tcBorders>
            <w:vAlign w:val="bottom"/>
          </w:tcPr>
          <w:p w14:paraId="58A57644" w14:textId="77777777" w:rsidR="00987E15" w:rsidRDefault="00987E15">
            <w:pPr>
              <w:rPr>
                <w:sz w:val="4"/>
                <w:szCs w:val="4"/>
              </w:rPr>
            </w:pPr>
          </w:p>
        </w:tc>
        <w:tc>
          <w:tcPr>
            <w:tcW w:w="900" w:type="dxa"/>
            <w:tcBorders>
              <w:bottom w:val="single" w:sz="8" w:space="0" w:color="auto"/>
            </w:tcBorders>
            <w:vAlign w:val="bottom"/>
          </w:tcPr>
          <w:p w14:paraId="5EB6EBC3" w14:textId="77777777" w:rsidR="00987E15" w:rsidRDefault="00987E15">
            <w:pPr>
              <w:rPr>
                <w:sz w:val="4"/>
                <w:szCs w:val="4"/>
              </w:rPr>
            </w:pPr>
          </w:p>
        </w:tc>
      </w:tr>
    </w:tbl>
    <w:p w14:paraId="79A88A4E" w14:textId="77777777" w:rsidR="00987E15" w:rsidRDefault="00987E15">
      <w:pPr>
        <w:spacing w:line="164" w:lineRule="exact"/>
        <w:rPr>
          <w:sz w:val="20"/>
          <w:szCs w:val="20"/>
        </w:rPr>
      </w:pPr>
    </w:p>
    <w:p w14:paraId="51CED708" w14:textId="77777777" w:rsidR="00987E15" w:rsidRDefault="0068775A">
      <w:pPr>
        <w:spacing w:line="276" w:lineRule="auto"/>
        <w:ind w:left="400" w:right="400"/>
        <w:rPr>
          <w:sz w:val="20"/>
          <w:szCs w:val="20"/>
        </w:rPr>
      </w:pPr>
      <w:r>
        <w:rPr>
          <w:rFonts w:ascii="Arial" w:eastAsia="Arial" w:hAnsi="Arial" w:cs="Arial"/>
        </w:rPr>
        <w:t>Table 4: Epidemics with basic non-pharmaceutical containment measures, schools open in September 2020</w:t>
      </w:r>
    </w:p>
    <w:p w14:paraId="071C4220" w14:textId="77777777" w:rsidR="00987E15" w:rsidRDefault="0068775A">
      <w:pPr>
        <w:spacing w:line="20" w:lineRule="exact"/>
        <w:rPr>
          <w:sz w:val="20"/>
          <w:szCs w:val="20"/>
        </w:rPr>
      </w:pPr>
      <w:r>
        <w:rPr>
          <w:noProof/>
          <w:sz w:val="20"/>
          <w:szCs w:val="20"/>
        </w:rPr>
        <w:drawing>
          <wp:anchor distT="0" distB="0" distL="114300" distR="114300" simplePos="0" relativeHeight="251674624" behindDoc="1" locked="0" layoutInCell="0" allowOverlap="1" wp14:anchorId="3CD078FD" wp14:editId="24BE5635">
            <wp:simplePos x="0" y="0"/>
            <wp:positionH relativeFrom="column">
              <wp:posOffset>772795</wp:posOffset>
            </wp:positionH>
            <wp:positionV relativeFrom="paragraph">
              <wp:posOffset>276225</wp:posOffset>
            </wp:positionV>
            <wp:extent cx="4352290" cy="27635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srcRect/>
                    <a:stretch>
                      <a:fillRect/>
                    </a:stretch>
                  </pic:blipFill>
                  <pic:spPr bwMode="auto">
                    <a:xfrm>
                      <a:off x="0" y="0"/>
                      <a:ext cx="4352290" cy="2763520"/>
                    </a:xfrm>
                    <a:prstGeom prst="rect">
                      <a:avLst/>
                    </a:prstGeom>
                    <a:noFill/>
                  </pic:spPr>
                </pic:pic>
              </a:graphicData>
            </a:graphic>
          </wp:anchor>
        </w:drawing>
      </w:r>
    </w:p>
    <w:p w14:paraId="62216E89" w14:textId="77777777" w:rsidR="00987E15" w:rsidRDefault="00987E15">
      <w:pPr>
        <w:spacing w:line="200" w:lineRule="exact"/>
        <w:rPr>
          <w:sz w:val="20"/>
          <w:szCs w:val="20"/>
        </w:rPr>
      </w:pPr>
    </w:p>
    <w:p w14:paraId="379A5E5A" w14:textId="77777777" w:rsidR="00987E15" w:rsidRDefault="00987E15">
      <w:pPr>
        <w:spacing w:line="200" w:lineRule="exact"/>
        <w:rPr>
          <w:sz w:val="20"/>
          <w:szCs w:val="20"/>
        </w:rPr>
      </w:pPr>
    </w:p>
    <w:p w14:paraId="382281B5" w14:textId="77777777" w:rsidR="00987E15" w:rsidRDefault="00987E15">
      <w:pPr>
        <w:spacing w:line="200" w:lineRule="exact"/>
        <w:rPr>
          <w:sz w:val="20"/>
          <w:szCs w:val="20"/>
        </w:rPr>
      </w:pPr>
    </w:p>
    <w:p w14:paraId="1ED6BC85" w14:textId="77777777" w:rsidR="00987E15" w:rsidRDefault="00987E15">
      <w:pPr>
        <w:spacing w:line="200" w:lineRule="exact"/>
        <w:rPr>
          <w:sz w:val="20"/>
          <w:szCs w:val="20"/>
        </w:rPr>
      </w:pPr>
    </w:p>
    <w:p w14:paraId="2F0B03E6" w14:textId="77777777" w:rsidR="00987E15" w:rsidRDefault="00987E15">
      <w:pPr>
        <w:spacing w:line="200" w:lineRule="exact"/>
        <w:rPr>
          <w:sz w:val="20"/>
          <w:szCs w:val="20"/>
        </w:rPr>
      </w:pPr>
    </w:p>
    <w:p w14:paraId="54A15044" w14:textId="77777777" w:rsidR="00987E15" w:rsidRDefault="00987E15">
      <w:pPr>
        <w:spacing w:line="200" w:lineRule="exact"/>
        <w:rPr>
          <w:sz w:val="20"/>
          <w:szCs w:val="20"/>
        </w:rPr>
      </w:pPr>
    </w:p>
    <w:p w14:paraId="4B912601" w14:textId="77777777" w:rsidR="00987E15" w:rsidRDefault="00987E15">
      <w:pPr>
        <w:spacing w:line="200" w:lineRule="exact"/>
        <w:rPr>
          <w:sz w:val="20"/>
          <w:szCs w:val="20"/>
        </w:rPr>
      </w:pPr>
    </w:p>
    <w:p w14:paraId="1A6BE462" w14:textId="77777777" w:rsidR="00987E15" w:rsidRDefault="00987E15">
      <w:pPr>
        <w:spacing w:line="200" w:lineRule="exact"/>
        <w:rPr>
          <w:sz w:val="20"/>
          <w:szCs w:val="20"/>
        </w:rPr>
      </w:pPr>
    </w:p>
    <w:p w14:paraId="38254C48" w14:textId="77777777" w:rsidR="00987E15" w:rsidRDefault="00987E15">
      <w:pPr>
        <w:spacing w:line="200" w:lineRule="exact"/>
        <w:rPr>
          <w:sz w:val="20"/>
          <w:szCs w:val="20"/>
        </w:rPr>
      </w:pPr>
    </w:p>
    <w:p w14:paraId="09EC4758" w14:textId="77777777" w:rsidR="00987E15" w:rsidRDefault="00987E15">
      <w:pPr>
        <w:spacing w:line="200" w:lineRule="exact"/>
        <w:rPr>
          <w:sz w:val="20"/>
          <w:szCs w:val="20"/>
        </w:rPr>
      </w:pPr>
    </w:p>
    <w:p w14:paraId="48799EA2" w14:textId="77777777" w:rsidR="00987E15" w:rsidRDefault="00987E15">
      <w:pPr>
        <w:spacing w:line="200" w:lineRule="exact"/>
        <w:rPr>
          <w:sz w:val="20"/>
          <w:szCs w:val="20"/>
        </w:rPr>
      </w:pPr>
    </w:p>
    <w:p w14:paraId="7CC7985F" w14:textId="77777777" w:rsidR="00987E15" w:rsidRDefault="00987E15">
      <w:pPr>
        <w:spacing w:line="200" w:lineRule="exact"/>
        <w:rPr>
          <w:sz w:val="20"/>
          <w:szCs w:val="20"/>
        </w:rPr>
      </w:pPr>
    </w:p>
    <w:p w14:paraId="102D6774" w14:textId="77777777" w:rsidR="00987E15" w:rsidRDefault="00987E15">
      <w:pPr>
        <w:spacing w:line="200" w:lineRule="exact"/>
        <w:rPr>
          <w:sz w:val="20"/>
          <w:szCs w:val="20"/>
        </w:rPr>
      </w:pPr>
    </w:p>
    <w:p w14:paraId="38E69932" w14:textId="77777777" w:rsidR="00987E15" w:rsidRDefault="00987E15">
      <w:pPr>
        <w:spacing w:line="200" w:lineRule="exact"/>
        <w:rPr>
          <w:sz w:val="20"/>
          <w:szCs w:val="20"/>
        </w:rPr>
      </w:pPr>
    </w:p>
    <w:p w14:paraId="018FD4A8" w14:textId="77777777" w:rsidR="00987E15" w:rsidRDefault="00987E15">
      <w:pPr>
        <w:spacing w:line="200" w:lineRule="exact"/>
        <w:rPr>
          <w:sz w:val="20"/>
          <w:szCs w:val="20"/>
        </w:rPr>
      </w:pPr>
    </w:p>
    <w:p w14:paraId="05DDDB12" w14:textId="77777777" w:rsidR="00987E15" w:rsidRDefault="00987E15">
      <w:pPr>
        <w:spacing w:line="200" w:lineRule="exact"/>
        <w:rPr>
          <w:sz w:val="20"/>
          <w:szCs w:val="20"/>
        </w:rPr>
      </w:pPr>
    </w:p>
    <w:p w14:paraId="2B29F132" w14:textId="77777777" w:rsidR="00987E15" w:rsidRDefault="00987E15">
      <w:pPr>
        <w:spacing w:line="200" w:lineRule="exact"/>
        <w:rPr>
          <w:sz w:val="20"/>
          <w:szCs w:val="20"/>
        </w:rPr>
      </w:pPr>
    </w:p>
    <w:p w14:paraId="0316DE39" w14:textId="77777777" w:rsidR="00987E15" w:rsidRDefault="00987E15">
      <w:pPr>
        <w:spacing w:line="200" w:lineRule="exact"/>
        <w:rPr>
          <w:sz w:val="20"/>
          <w:szCs w:val="20"/>
        </w:rPr>
      </w:pPr>
    </w:p>
    <w:p w14:paraId="1F57D6BC" w14:textId="77777777" w:rsidR="00987E15" w:rsidRDefault="00987E15">
      <w:pPr>
        <w:spacing w:line="200" w:lineRule="exact"/>
        <w:rPr>
          <w:sz w:val="20"/>
          <w:szCs w:val="20"/>
        </w:rPr>
      </w:pPr>
    </w:p>
    <w:p w14:paraId="07D5B7F7" w14:textId="77777777" w:rsidR="00987E15" w:rsidRDefault="00987E15">
      <w:pPr>
        <w:spacing w:line="200" w:lineRule="exact"/>
        <w:rPr>
          <w:sz w:val="20"/>
          <w:szCs w:val="20"/>
        </w:rPr>
      </w:pPr>
    </w:p>
    <w:p w14:paraId="2CFF4068" w14:textId="77777777" w:rsidR="00987E15" w:rsidRDefault="00987E15">
      <w:pPr>
        <w:spacing w:line="200" w:lineRule="exact"/>
        <w:rPr>
          <w:sz w:val="20"/>
          <w:szCs w:val="20"/>
        </w:rPr>
      </w:pPr>
    </w:p>
    <w:p w14:paraId="5756A46B" w14:textId="77777777" w:rsidR="00987E15" w:rsidRDefault="00987E15">
      <w:pPr>
        <w:spacing w:line="200" w:lineRule="exact"/>
        <w:rPr>
          <w:sz w:val="20"/>
          <w:szCs w:val="20"/>
        </w:rPr>
      </w:pPr>
    </w:p>
    <w:p w14:paraId="31EE7BC5" w14:textId="77777777" w:rsidR="00987E15" w:rsidRDefault="00987E15">
      <w:pPr>
        <w:spacing w:line="200" w:lineRule="exact"/>
        <w:rPr>
          <w:sz w:val="20"/>
          <w:szCs w:val="20"/>
        </w:rPr>
      </w:pPr>
    </w:p>
    <w:p w14:paraId="250EFD19" w14:textId="77777777" w:rsidR="00987E15" w:rsidRDefault="00987E15">
      <w:pPr>
        <w:spacing w:line="200" w:lineRule="exact"/>
        <w:rPr>
          <w:sz w:val="20"/>
          <w:szCs w:val="20"/>
        </w:rPr>
      </w:pPr>
    </w:p>
    <w:p w14:paraId="4B107B54" w14:textId="77777777" w:rsidR="00987E15" w:rsidRDefault="00987E15">
      <w:pPr>
        <w:spacing w:line="232" w:lineRule="exact"/>
        <w:rPr>
          <w:sz w:val="20"/>
          <w:szCs w:val="20"/>
        </w:rPr>
      </w:pPr>
    </w:p>
    <w:p w14:paraId="525817C9" w14:textId="77777777" w:rsidR="00987E15" w:rsidRDefault="0068775A">
      <w:pPr>
        <w:spacing w:line="276" w:lineRule="auto"/>
        <w:ind w:left="400" w:right="400"/>
        <w:rPr>
          <w:sz w:val="20"/>
          <w:szCs w:val="20"/>
        </w:rPr>
      </w:pPr>
      <w:r>
        <w:rPr>
          <w:rFonts w:ascii="Arial" w:eastAsia="Arial" w:hAnsi="Arial" w:cs="Arial"/>
        </w:rPr>
        <w:t>Figure 22: Epidemics with basic non-pharmaceutical containment measures, schools open in September 2020</w:t>
      </w:r>
    </w:p>
    <w:p w14:paraId="189564CC" w14:textId="77777777" w:rsidR="00987E15" w:rsidRDefault="00987E15">
      <w:pPr>
        <w:sectPr w:rsidR="00987E15">
          <w:pgSz w:w="12240" w:h="15840"/>
          <w:pgMar w:top="1147" w:right="1440" w:bottom="1440" w:left="1440" w:header="0" w:footer="0" w:gutter="0"/>
          <w:cols w:space="720" w:equalWidth="0">
            <w:col w:w="9360"/>
          </w:cols>
        </w:sectPr>
      </w:pPr>
    </w:p>
    <w:p w14:paraId="3648935E" w14:textId="77777777" w:rsidR="00987E15" w:rsidRDefault="00987E15">
      <w:pPr>
        <w:spacing w:line="200" w:lineRule="exact"/>
        <w:rPr>
          <w:sz w:val="20"/>
          <w:szCs w:val="20"/>
        </w:rPr>
      </w:pPr>
    </w:p>
    <w:p w14:paraId="194A4BE7" w14:textId="77777777" w:rsidR="00987E15" w:rsidRDefault="00987E15">
      <w:pPr>
        <w:spacing w:line="200" w:lineRule="exact"/>
        <w:rPr>
          <w:sz w:val="20"/>
          <w:szCs w:val="20"/>
        </w:rPr>
      </w:pPr>
    </w:p>
    <w:p w14:paraId="524E8CB9" w14:textId="77777777" w:rsidR="00987E15" w:rsidRDefault="00987E15">
      <w:pPr>
        <w:spacing w:line="200" w:lineRule="exact"/>
        <w:rPr>
          <w:sz w:val="20"/>
          <w:szCs w:val="20"/>
        </w:rPr>
      </w:pPr>
    </w:p>
    <w:p w14:paraId="2A796AB4" w14:textId="77777777" w:rsidR="00987E15" w:rsidRDefault="00987E15">
      <w:pPr>
        <w:spacing w:line="200" w:lineRule="exact"/>
        <w:rPr>
          <w:sz w:val="20"/>
          <w:szCs w:val="20"/>
        </w:rPr>
      </w:pPr>
    </w:p>
    <w:p w14:paraId="0EFF3889" w14:textId="77777777" w:rsidR="00987E15" w:rsidRDefault="00987E15">
      <w:pPr>
        <w:spacing w:line="216" w:lineRule="exact"/>
        <w:rPr>
          <w:sz w:val="20"/>
          <w:szCs w:val="20"/>
        </w:rPr>
      </w:pPr>
    </w:p>
    <w:p w14:paraId="70289BA2" w14:textId="77777777" w:rsidR="00987E15" w:rsidRDefault="0068775A">
      <w:pPr>
        <w:jc w:val="center"/>
        <w:rPr>
          <w:sz w:val="20"/>
          <w:szCs w:val="20"/>
        </w:rPr>
      </w:pPr>
      <w:r>
        <w:rPr>
          <w:rFonts w:ascii="Arial" w:eastAsia="Arial" w:hAnsi="Arial" w:cs="Arial"/>
          <w:sz w:val="17"/>
          <w:szCs w:val="17"/>
        </w:rPr>
        <w:t>25</w:t>
      </w:r>
    </w:p>
    <w:p w14:paraId="60E79B13" w14:textId="77777777" w:rsidR="00987E15" w:rsidRDefault="00987E15">
      <w:pPr>
        <w:sectPr w:rsidR="00987E15">
          <w:type w:val="continuous"/>
          <w:pgSz w:w="12240" w:h="15840"/>
          <w:pgMar w:top="1147" w:right="1440" w:bottom="1440" w:left="1440" w:header="0" w:footer="0" w:gutter="0"/>
          <w:cols w:space="720" w:equalWidth="0">
            <w:col w:w="9360"/>
          </w:cols>
        </w:sectPr>
      </w:pPr>
    </w:p>
    <w:p w14:paraId="3035003E" w14:textId="77777777" w:rsidR="00987E15" w:rsidRDefault="0068775A">
      <w:pPr>
        <w:jc w:val="center"/>
        <w:rPr>
          <w:sz w:val="20"/>
          <w:szCs w:val="20"/>
        </w:rPr>
      </w:pPr>
      <w:bookmarkStart w:id="119" w:name="page26"/>
      <w:bookmarkEnd w:id="119"/>
      <w:r>
        <w:rPr>
          <w:rFonts w:ascii="Arial" w:eastAsia="Arial" w:hAnsi="Arial" w:cs="Arial"/>
        </w:rPr>
        <w:t>Work in progress &amp; draft: Comments and Corrections Welcome!</w:t>
      </w:r>
    </w:p>
    <w:p w14:paraId="7C572A47"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34FDEFFE" wp14:editId="0CECBAB8">
                <wp:simplePos x="0" y="0"/>
                <wp:positionH relativeFrom="column">
                  <wp:posOffset>251460</wp:posOffset>
                </wp:positionH>
                <wp:positionV relativeFrom="paragraph">
                  <wp:posOffset>23495</wp:posOffset>
                </wp:positionV>
                <wp:extent cx="544004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6E6B14" id="Shape 56"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eXvysL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36FDEB3E" w14:textId="77777777" w:rsidR="00987E15" w:rsidRDefault="00987E15">
      <w:pPr>
        <w:spacing w:line="200" w:lineRule="exact"/>
        <w:rPr>
          <w:sz w:val="20"/>
          <w:szCs w:val="20"/>
        </w:rPr>
      </w:pPr>
    </w:p>
    <w:p w14:paraId="46367055" w14:textId="77777777" w:rsidR="00987E15" w:rsidRDefault="00987E15">
      <w:pPr>
        <w:spacing w:line="310" w:lineRule="exact"/>
        <w:rPr>
          <w:sz w:val="20"/>
          <w:szCs w:val="20"/>
        </w:rPr>
      </w:pPr>
    </w:p>
    <w:p w14:paraId="3180394F" w14:textId="77777777" w:rsidR="00987E15" w:rsidRDefault="0068775A">
      <w:pPr>
        <w:tabs>
          <w:tab w:val="left" w:pos="1040"/>
        </w:tabs>
        <w:spacing w:line="259" w:lineRule="auto"/>
        <w:ind w:left="1060" w:right="200" w:hanging="659"/>
        <w:rPr>
          <w:sz w:val="20"/>
          <w:szCs w:val="20"/>
        </w:rPr>
      </w:pPr>
      <w:r>
        <w:rPr>
          <w:rFonts w:ascii="Arial" w:eastAsia="Arial" w:hAnsi="Arial" w:cs="Arial"/>
          <w:sz w:val="24"/>
          <w:szCs w:val="24"/>
        </w:rPr>
        <w:t>B.4</w:t>
      </w:r>
      <w:r>
        <w:rPr>
          <w:rFonts w:ascii="Arial" w:eastAsia="Arial" w:hAnsi="Arial" w:cs="Arial"/>
          <w:sz w:val="24"/>
          <w:szCs w:val="24"/>
        </w:rPr>
        <w:tab/>
        <w:t>Epidemics with immediate stop of fragile workers, non-pharmaceutical containment measures, no school in September 2020</w:t>
      </w:r>
    </w:p>
    <w:p w14:paraId="1F2349AB" w14:textId="77777777" w:rsidR="00987E15" w:rsidRDefault="00987E15">
      <w:pPr>
        <w:spacing w:line="89" w:lineRule="exact"/>
        <w:rPr>
          <w:sz w:val="20"/>
          <w:szCs w:val="20"/>
        </w:rPr>
      </w:pPr>
    </w:p>
    <w:p w14:paraId="27CDE0EA" w14:textId="77777777" w:rsidR="00987E15" w:rsidRDefault="0068775A">
      <w:pPr>
        <w:ind w:left="400"/>
        <w:rPr>
          <w:sz w:val="20"/>
          <w:szCs w:val="20"/>
        </w:rPr>
      </w:pPr>
      <w:r>
        <w:rPr>
          <w:rFonts w:ascii="Arial" w:eastAsia="Arial" w:hAnsi="Arial" w:cs="Arial"/>
        </w:rPr>
        <w:t>Stop at fragile workers with early warning at February 20</w:t>
      </w:r>
      <w:r>
        <w:rPr>
          <w:rFonts w:ascii="Arial" w:eastAsia="Arial" w:hAnsi="Arial" w:cs="Arial"/>
          <w:sz w:val="15"/>
          <w:szCs w:val="15"/>
        </w:rPr>
        <w:t>th</w:t>
      </w:r>
    </w:p>
    <w:p w14:paraId="203A48E7"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70C3D758" wp14:editId="24293525">
                <wp:simplePos x="0" y="0"/>
                <wp:positionH relativeFrom="column">
                  <wp:posOffset>1388745</wp:posOffset>
                </wp:positionH>
                <wp:positionV relativeFrom="paragraph">
                  <wp:posOffset>176530</wp:posOffset>
                </wp:positionV>
                <wp:extent cx="316547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2CB88E1F" id="Shape 57"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09.35pt,13.9pt" to="358.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" o:allowincell="f" filled="t" strokeweight=".30797mm">
                <v:stroke joinstyle="miter"/>
                <o:lock v:ext="edit" shapetype="f"/>
              </v:line>
            </w:pict>
          </mc:Fallback>
        </mc:AlternateContent>
      </w:r>
    </w:p>
    <w:p w14:paraId="770B7BDD" w14:textId="77777777" w:rsidR="00987E15" w:rsidRDefault="00987E15">
      <w:pPr>
        <w:spacing w:line="310"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004273A1" w14:textId="77777777">
        <w:trPr>
          <w:trHeight w:val="239"/>
        </w:trPr>
        <w:tc>
          <w:tcPr>
            <w:tcW w:w="720" w:type="dxa"/>
            <w:vAlign w:val="bottom"/>
          </w:tcPr>
          <w:p w14:paraId="0E9BC519" w14:textId="77777777" w:rsidR="00987E15" w:rsidRDefault="00987E15">
            <w:pPr>
              <w:rPr>
                <w:sz w:val="20"/>
                <w:szCs w:val="20"/>
              </w:rPr>
            </w:pPr>
          </w:p>
        </w:tc>
        <w:tc>
          <w:tcPr>
            <w:tcW w:w="2240" w:type="dxa"/>
            <w:gridSpan w:val="2"/>
            <w:vAlign w:val="bottom"/>
          </w:tcPr>
          <w:p w14:paraId="08E514A5"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5755B922"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0EAC3A3A" w14:textId="77777777" w:rsidR="00987E15" w:rsidRDefault="0068775A">
            <w:pPr>
              <w:ind w:right="300"/>
              <w:jc w:val="right"/>
              <w:rPr>
                <w:sz w:val="20"/>
                <w:szCs w:val="20"/>
              </w:rPr>
            </w:pPr>
            <w:r>
              <w:rPr>
                <w:rFonts w:ascii="Arial" w:eastAsia="Arial" w:hAnsi="Arial" w:cs="Arial"/>
                <w:sz w:val="20"/>
                <w:szCs w:val="20"/>
              </w:rPr>
              <w:t>days</w:t>
            </w:r>
          </w:p>
        </w:tc>
      </w:tr>
      <w:tr w:rsidR="00987E15" w14:paraId="0D2FC340" w14:textId="77777777">
        <w:trPr>
          <w:trHeight w:val="239"/>
        </w:trPr>
        <w:tc>
          <w:tcPr>
            <w:tcW w:w="720" w:type="dxa"/>
            <w:vAlign w:val="bottom"/>
          </w:tcPr>
          <w:p w14:paraId="105A8F94" w14:textId="77777777" w:rsidR="00987E15" w:rsidRDefault="00987E15">
            <w:pPr>
              <w:rPr>
                <w:sz w:val="20"/>
                <w:szCs w:val="20"/>
              </w:rPr>
            </w:pPr>
          </w:p>
        </w:tc>
        <w:tc>
          <w:tcPr>
            <w:tcW w:w="1240" w:type="dxa"/>
            <w:vAlign w:val="bottom"/>
          </w:tcPr>
          <w:p w14:paraId="7D42DB0F"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08DAC2CC" w14:textId="77777777" w:rsidR="00987E15" w:rsidRDefault="00987E15">
            <w:pPr>
              <w:rPr>
                <w:sz w:val="20"/>
                <w:szCs w:val="20"/>
              </w:rPr>
            </w:pPr>
          </w:p>
        </w:tc>
        <w:tc>
          <w:tcPr>
            <w:tcW w:w="1140" w:type="dxa"/>
            <w:vAlign w:val="bottom"/>
          </w:tcPr>
          <w:p w14:paraId="4B6FCAD3"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1AC4DBC5" w14:textId="77777777" w:rsidR="00987E15" w:rsidRDefault="00987E15">
            <w:pPr>
              <w:rPr>
                <w:sz w:val="20"/>
                <w:szCs w:val="20"/>
              </w:rPr>
            </w:pPr>
          </w:p>
        </w:tc>
      </w:tr>
      <w:tr w:rsidR="00987E15" w14:paraId="37D9C7A3" w14:textId="77777777">
        <w:trPr>
          <w:trHeight w:val="247"/>
        </w:trPr>
        <w:tc>
          <w:tcPr>
            <w:tcW w:w="720" w:type="dxa"/>
            <w:vAlign w:val="bottom"/>
          </w:tcPr>
          <w:p w14:paraId="7C6227F1" w14:textId="77777777" w:rsidR="00987E15" w:rsidRDefault="00987E15">
            <w:pPr>
              <w:rPr>
                <w:sz w:val="21"/>
                <w:szCs w:val="21"/>
              </w:rPr>
            </w:pPr>
          </w:p>
        </w:tc>
        <w:tc>
          <w:tcPr>
            <w:tcW w:w="1240" w:type="dxa"/>
            <w:vAlign w:val="bottom"/>
          </w:tcPr>
          <w:p w14:paraId="5CA34382"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7E61AEE9" w14:textId="77777777" w:rsidR="00987E15" w:rsidRDefault="00987E15">
            <w:pPr>
              <w:rPr>
                <w:sz w:val="21"/>
                <w:szCs w:val="21"/>
              </w:rPr>
            </w:pPr>
          </w:p>
        </w:tc>
        <w:tc>
          <w:tcPr>
            <w:tcW w:w="1140" w:type="dxa"/>
            <w:vAlign w:val="bottom"/>
          </w:tcPr>
          <w:p w14:paraId="048014F0"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40AFEB11" w14:textId="77777777" w:rsidR="00987E15" w:rsidRDefault="00987E15">
            <w:pPr>
              <w:rPr>
                <w:sz w:val="21"/>
                <w:szCs w:val="21"/>
              </w:rPr>
            </w:pPr>
          </w:p>
        </w:tc>
      </w:tr>
      <w:tr w:rsidR="00987E15" w14:paraId="6F14CB0A" w14:textId="77777777">
        <w:trPr>
          <w:trHeight w:val="47"/>
        </w:trPr>
        <w:tc>
          <w:tcPr>
            <w:tcW w:w="720" w:type="dxa"/>
            <w:tcBorders>
              <w:bottom w:val="single" w:sz="8" w:space="0" w:color="auto"/>
            </w:tcBorders>
            <w:vAlign w:val="bottom"/>
          </w:tcPr>
          <w:p w14:paraId="38CC9799" w14:textId="77777777" w:rsidR="00987E15" w:rsidRDefault="00987E15">
            <w:pPr>
              <w:rPr>
                <w:sz w:val="4"/>
                <w:szCs w:val="4"/>
              </w:rPr>
            </w:pPr>
          </w:p>
        </w:tc>
        <w:tc>
          <w:tcPr>
            <w:tcW w:w="1240" w:type="dxa"/>
            <w:tcBorders>
              <w:bottom w:val="single" w:sz="8" w:space="0" w:color="auto"/>
            </w:tcBorders>
            <w:vAlign w:val="bottom"/>
          </w:tcPr>
          <w:p w14:paraId="1BE0AB31" w14:textId="77777777" w:rsidR="00987E15" w:rsidRDefault="00987E15">
            <w:pPr>
              <w:rPr>
                <w:sz w:val="4"/>
                <w:szCs w:val="4"/>
              </w:rPr>
            </w:pPr>
          </w:p>
        </w:tc>
        <w:tc>
          <w:tcPr>
            <w:tcW w:w="1000" w:type="dxa"/>
            <w:tcBorders>
              <w:bottom w:val="single" w:sz="8" w:space="0" w:color="auto"/>
            </w:tcBorders>
            <w:vAlign w:val="bottom"/>
          </w:tcPr>
          <w:p w14:paraId="15142BC7" w14:textId="77777777" w:rsidR="00987E15" w:rsidRDefault="00987E15">
            <w:pPr>
              <w:rPr>
                <w:sz w:val="4"/>
                <w:szCs w:val="4"/>
              </w:rPr>
            </w:pPr>
          </w:p>
        </w:tc>
        <w:tc>
          <w:tcPr>
            <w:tcW w:w="1140" w:type="dxa"/>
            <w:tcBorders>
              <w:bottom w:val="single" w:sz="8" w:space="0" w:color="auto"/>
            </w:tcBorders>
            <w:vAlign w:val="bottom"/>
          </w:tcPr>
          <w:p w14:paraId="41E034E1" w14:textId="77777777" w:rsidR="00987E15" w:rsidRDefault="00987E15">
            <w:pPr>
              <w:rPr>
                <w:sz w:val="4"/>
                <w:szCs w:val="4"/>
              </w:rPr>
            </w:pPr>
          </w:p>
        </w:tc>
        <w:tc>
          <w:tcPr>
            <w:tcW w:w="900" w:type="dxa"/>
            <w:tcBorders>
              <w:bottom w:val="single" w:sz="8" w:space="0" w:color="auto"/>
            </w:tcBorders>
            <w:vAlign w:val="bottom"/>
          </w:tcPr>
          <w:p w14:paraId="51596F6F" w14:textId="77777777" w:rsidR="00987E15" w:rsidRDefault="00987E15">
            <w:pPr>
              <w:rPr>
                <w:sz w:val="4"/>
                <w:szCs w:val="4"/>
              </w:rPr>
            </w:pPr>
          </w:p>
        </w:tc>
      </w:tr>
      <w:tr w:rsidR="00987E15" w14:paraId="1B2AF239" w14:textId="77777777">
        <w:trPr>
          <w:trHeight w:val="273"/>
        </w:trPr>
        <w:tc>
          <w:tcPr>
            <w:tcW w:w="720" w:type="dxa"/>
            <w:vAlign w:val="bottom"/>
          </w:tcPr>
          <w:p w14:paraId="0BBE370C"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1B5276F1" w14:textId="77777777" w:rsidR="00987E15" w:rsidRDefault="0068775A">
            <w:pPr>
              <w:ind w:right="140"/>
              <w:jc w:val="right"/>
              <w:rPr>
                <w:sz w:val="20"/>
                <w:szCs w:val="20"/>
              </w:rPr>
            </w:pPr>
            <w:r>
              <w:rPr>
                <w:rFonts w:ascii="Arial" w:eastAsia="Arial" w:hAnsi="Arial" w:cs="Arial"/>
                <w:sz w:val="20"/>
                <w:szCs w:val="20"/>
              </w:rPr>
              <w:t>955.00</w:t>
            </w:r>
          </w:p>
        </w:tc>
        <w:tc>
          <w:tcPr>
            <w:tcW w:w="1000" w:type="dxa"/>
            <w:vAlign w:val="bottom"/>
          </w:tcPr>
          <w:p w14:paraId="45A9BC24"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1BA37A96"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69A2873C" w14:textId="77777777" w:rsidR="00987E15" w:rsidRDefault="0068775A">
            <w:pPr>
              <w:ind w:right="20"/>
              <w:jc w:val="right"/>
              <w:rPr>
                <w:sz w:val="20"/>
                <w:szCs w:val="20"/>
              </w:rPr>
            </w:pPr>
            <w:r>
              <w:rPr>
                <w:rFonts w:ascii="Arial" w:eastAsia="Arial" w:hAnsi="Arial" w:cs="Arial"/>
                <w:sz w:val="20"/>
                <w:szCs w:val="20"/>
              </w:rPr>
              <w:t>1000.00</w:t>
            </w:r>
          </w:p>
        </w:tc>
      </w:tr>
      <w:tr w:rsidR="00987E15" w14:paraId="4EB59A29" w14:textId="77777777">
        <w:trPr>
          <w:trHeight w:val="239"/>
        </w:trPr>
        <w:tc>
          <w:tcPr>
            <w:tcW w:w="720" w:type="dxa"/>
            <w:vAlign w:val="bottom"/>
          </w:tcPr>
          <w:p w14:paraId="599B3DFC"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33A5DF1D" w14:textId="77777777" w:rsidR="00987E15" w:rsidRDefault="0068775A">
            <w:pPr>
              <w:ind w:right="140"/>
              <w:jc w:val="right"/>
              <w:rPr>
                <w:sz w:val="20"/>
                <w:szCs w:val="20"/>
              </w:rPr>
            </w:pPr>
            <w:r>
              <w:rPr>
                <w:rFonts w:ascii="Arial" w:eastAsia="Arial" w:hAnsi="Arial" w:cs="Arial"/>
                <w:sz w:val="20"/>
                <w:szCs w:val="20"/>
              </w:rPr>
              <w:t>4.32</w:t>
            </w:r>
          </w:p>
        </w:tc>
        <w:tc>
          <w:tcPr>
            <w:tcW w:w="1000" w:type="dxa"/>
            <w:vAlign w:val="bottom"/>
          </w:tcPr>
          <w:p w14:paraId="7D6D2AF5" w14:textId="77777777" w:rsidR="00987E15" w:rsidRDefault="0068775A">
            <w:pPr>
              <w:ind w:right="20"/>
              <w:jc w:val="right"/>
              <w:rPr>
                <w:sz w:val="20"/>
                <w:szCs w:val="20"/>
              </w:rPr>
            </w:pPr>
            <w:r>
              <w:rPr>
                <w:rFonts w:ascii="Arial" w:eastAsia="Arial" w:hAnsi="Arial" w:cs="Arial"/>
                <w:sz w:val="20"/>
                <w:szCs w:val="20"/>
              </w:rPr>
              <w:t>120.17</w:t>
            </w:r>
          </w:p>
        </w:tc>
        <w:tc>
          <w:tcPr>
            <w:tcW w:w="1140" w:type="dxa"/>
            <w:vAlign w:val="bottom"/>
          </w:tcPr>
          <w:p w14:paraId="6015E786" w14:textId="77777777" w:rsidR="00987E15" w:rsidRDefault="0068775A">
            <w:pPr>
              <w:ind w:right="20"/>
              <w:jc w:val="right"/>
              <w:rPr>
                <w:sz w:val="20"/>
                <w:szCs w:val="20"/>
              </w:rPr>
            </w:pPr>
            <w:r>
              <w:rPr>
                <w:rFonts w:ascii="Arial" w:eastAsia="Arial" w:hAnsi="Arial" w:cs="Arial"/>
                <w:sz w:val="20"/>
                <w:szCs w:val="20"/>
              </w:rPr>
              <w:t>334.68</w:t>
            </w:r>
          </w:p>
        </w:tc>
        <w:tc>
          <w:tcPr>
            <w:tcW w:w="900" w:type="dxa"/>
            <w:vAlign w:val="bottom"/>
          </w:tcPr>
          <w:p w14:paraId="435FD686" w14:textId="77777777" w:rsidR="00987E15" w:rsidRDefault="0068775A">
            <w:pPr>
              <w:ind w:right="20"/>
              <w:jc w:val="right"/>
              <w:rPr>
                <w:sz w:val="20"/>
                <w:szCs w:val="20"/>
              </w:rPr>
            </w:pPr>
            <w:r>
              <w:rPr>
                <w:rFonts w:ascii="Arial" w:eastAsia="Arial" w:hAnsi="Arial" w:cs="Arial"/>
                <w:sz w:val="20"/>
                <w:szCs w:val="20"/>
              </w:rPr>
              <w:t>181.10</w:t>
            </w:r>
          </w:p>
        </w:tc>
      </w:tr>
      <w:tr w:rsidR="00987E15" w14:paraId="49FA0B77" w14:textId="77777777">
        <w:trPr>
          <w:trHeight w:val="239"/>
        </w:trPr>
        <w:tc>
          <w:tcPr>
            <w:tcW w:w="720" w:type="dxa"/>
            <w:vAlign w:val="bottom"/>
          </w:tcPr>
          <w:p w14:paraId="27E7FBAD"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09AEDB17" w14:textId="77777777" w:rsidR="00987E15" w:rsidRDefault="0068775A">
            <w:pPr>
              <w:ind w:right="140"/>
              <w:jc w:val="right"/>
              <w:rPr>
                <w:sz w:val="20"/>
                <w:szCs w:val="20"/>
              </w:rPr>
            </w:pPr>
            <w:r>
              <w:rPr>
                <w:rFonts w:ascii="Arial" w:eastAsia="Arial" w:hAnsi="Arial" w:cs="Arial"/>
                <w:sz w:val="20"/>
                <w:szCs w:val="20"/>
              </w:rPr>
              <w:t>7.48</w:t>
            </w:r>
          </w:p>
        </w:tc>
        <w:tc>
          <w:tcPr>
            <w:tcW w:w="1000" w:type="dxa"/>
            <w:vAlign w:val="bottom"/>
          </w:tcPr>
          <w:p w14:paraId="1417C086" w14:textId="77777777" w:rsidR="00987E15" w:rsidRDefault="0068775A">
            <w:pPr>
              <w:ind w:right="20"/>
              <w:jc w:val="right"/>
              <w:rPr>
                <w:sz w:val="20"/>
                <w:szCs w:val="20"/>
              </w:rPr>
            </w:pPr>
            <w:r>
              <w:rPr>
                <w:rFonts w:ascii="Arial" w:eastAsia="Arial" w:hAnsi="Arial" w:cs="Arial"/>
                <w:sz w:val="20"/>
                <w:szCs w:val="20"/>
              </w:rPr>
              <w:t>149.10</w:t>
            </w:r>
          </w:p>
        </w:tc>
        <w:tc>
          <w:tcPr>
            <w:tcW w:w="1140" w:type="dxa"/>
            <w:vAlign w:val="bottom"/>
          </w:tcPr>
          <w:p w14:paraId="6E418CE0" w14:textId="77777777" w:rsidR="00987E15" w:rsidRDefault="0068775A">
            <w:pPr>
              <w:ind w:right="20"/>
              <w:jc w:val="right"/>
              <w:rPr>
                <w:sz w:val="20"/>
                <w:szCs w:val="20"/>
              </w:rPr>
            </w:pPr>
            <w:r>
              <w:rPr>
                <w:rFonts w:ascii="Arial" w:eastAsia="Arial" w:hAnsi="Arial" w:cs="Arial"/>
                <w:sz w:val="20"/>
                <w:szCs w:val="20"/>
              </w:rPr>
              <w:t>413.90</w:t>
            </w:r>
          </w:p>
        </w:tc>
        <w:tc>
          <w:tcPr>
            <w:tcW w:w="900" w:type="dxa"/>
            <w:vAlign w:val="bottom"/>
          </w:tcPr>
          <w:p w14:paraId="63C6500E" w14:textId="77777777" w:rsidR="00987E15" w:rsidRDefault="0068775A">
            <w:pPr>
              <w:ind w:right="20"/>
              <w:jc w:val="right"/>
              <w:rPr>
                <w:sz w:val="20"/>
                <w:szCs w:val="20"/>
              </w:rPr>
            </w:pPr>
            <w:r>
              <w:rPr>
                <w:rFonts w:ascii="Arial" w:eastAsia="Arial" w:hAnsi="Arial" w:cs="Arial"/>
                <w:sz w:val="20"/>
                <w:szCs w:val="20"/>
              </w:rPr>
              <w:t>125.46</w:t>
            </w:r>
          </w:p>
        </w:tc>
      </w:tr>
      <w:tr w:rsidR="00987E15" w14:paraId="37FC7300" w14:textId="77777777">
        <w:trPr>
          <w:trHeight w:val="239"/>
        </w:trPr>
        <w:tc>
          <w:tcPr>
            <w:tcW w:w="720" w:type="dxa"/>
            <w:vAlign w:val="bottom"/>
          </w:tcPr>
          <w:p w14:paraId="1896C107"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6A77F97D"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17AB2959"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1C5DF541"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5B9681BF" w14:textId="77777777" w:rsidR="00987E15" w:rsidRDefault="0068775A">
            <w:pPr>
              <w:ind w:right="20"/>
              <w:jc w:val="right"/>
              <w:rPr>
                <w:sz w:val="20"/>
                <w:szCs w:val="20"/>
              </w:rPr>
            </w:pPr>
            <w:r>
              <w:rPr>
                <w:rFonts w:ascii="Arial" w:eastAsia="Arial" w:hAnsi="Arial" w:cs="Arial"/>
                <w:sz w:val="20"/>
                <w:szCs w:val="20"/>
              </w:rPr>
              <w:t>13.00</w:t>
            </w:r>
          </w:p>
        </w:tc>
      </w:tr>
      <w:tr w:rsidR="00987E15" w14:paraId="3E5B8951" w14:textId="77777777">
        <w:trPr>
          <w:trHeight w:val="239"/>
        </w:trPr>
        <w:tc>
          <w:tcPr>
            <w:tcW w:w="720" w:type="dxa"/>
            <w:vAlign w:val="bottom"/>
          </w:tcPr>
          <w:p w14:paraId="6AD48F14"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7781E86D"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4DBE88AB" w14:textId="77777777" w:rsidR="00987E15" w:rsidRDefault="0068775A">
            <w:pPr>
              <w:ind w:right="20"/>
              <w:jc w:val="right"/>
              <w:rPr>
                <w:sz w:val="20"/>
                <w:szCs w:val="20"/>
              </w:rPr>
            </w:pPr>
            <w:r>
              <w:rPr>
                <w:rFonts w:ascii="Arial" w:eastAsia="Arial" w:hAnsi="Arial" w:cs="Arial"/>
                <w:sz w:val="20"/>
                <w:szCs w:val="20"/>
              </w:rPr>
              <w:t>8.00</w:t>
            </w:r>
          </w:p>
        </w:tc>
        <w:tc>
          <w:tcPr>
            <w:tcW w:w="1140" w:type="dxa"/>
            <w:vAlign w:val="bottom"/>
          </w:tcPr>
          <w:p w14:paraId="218DF7B1" w14:textId="77777777" w:rsidR="00987E15" w:rsidRDefault="0068775A">
            <w:pPr>
              <w:ind w:right="20"/>
              <w:jc w:val="right"/>
              <w:rPr>
                <w:sz w:val="20"/>
                <w:szCs w:val="20"/>
              </w:rPr>
            </w:pPr>
            <w:r>
              <w:rPr>
                <w:rFonts w:ascii="Arial" w:eastAsia="Arial" w:hAnsi="Arial" w:cs="Arial"/>
                <w:sz w:val="20"/>
                <w:szCs w:val="20"/>
              </w:rPr>
              <w:t>17.00</w:t>
            </w:r>
          </w:p>
        </w:tc>
        <w:tc>
          <w:tcPr>
            <w:tcW w:w="900" w:type="dxa"/>
            <w:vAlign w:val="bottom"/>
          </w:tcPr>
          <w:p w14:paraId="5E640688" w14:textId="77777777" w:rsidR="00987E15" w:rsidRDefault="0068775A">
            <w:pPr>
              <w:ind w:right="20"/>
              <w:jc w:val="right"/>
              <w:rPr>
                <w:sz w:val="20"/>
                <w:szCs w:val="20"/>
              </w:rPr>
            </w:pPr>
            <w:r>
              <w:rPr>
                <w:rFonts w:ascii="Arial" w:eastAsia="Arial" w:hAnsi="Arial" w:cs="Arial"/>
                <w:sz w:val="20"/>
                <w:szCs w:val="20"/>
              </w:rPr>
              <w:t>86.00</w:t>
            </w:r>
          </w:p>
        </w:tc>
      </w:tr>
      <w:tr w:rsidR="00987E15" w14:paraId="30AFC182" w14:textId="77777777">
        <w:trPr>
          <w:trHeight w:val="239"/>
        </w:trPr>
        <w:tc>
          <w:tcPr>
            <w:tcW w:w="720" w:type="dxa"/>
            <w:vAlign w:val="bottom"/>
          </w:tcPr>
          <w:p w14:paraId="58AFB035"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6707BB8A"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EB2989E" w14:textId="77777777" w:rsidR="00987E15" w:rsidRDefault="0068775A">
            <w:pPr>
              <w:ind w:right="20"/>
              <w:jc w:val="right"/>
              <w:rPr>
                <w:sz w:val="20"/>
                <w:szCs w:val="20"/>
              </w:rPr>
            </w:pPr>
            <w:r>
              <w:rPr>
                <w:rFonts w:ascii="Arial" w:eastAsia="Arial" w:hAnsi="Arial" w:cs="Arial"/>
                <w:sz w:val="20"/>
                <w:szCs w:val="20"/>
              </w:rPr>
              <w:t>41.00</w:t>
            </w:r>
          </w:p>
        </w:tc>
        <w:tc>
          <w:tcPr>
            <w:tcW w:w="1140" w:type="dxa"/>
            <w:vAlign w:val="bottom"/>
          </w:tcPr>
          <w:p w14:paraId="1495A611" w14:textId="77777777" w:rsidR="00987E15" w:rsidRDefault="0068775A">
            <w:pPr>
              <w:ind w:right="20"/>
              <w:jc w:val="right"/>
              <w:rPr>
                <w:sz w:val="20"/>
                <w:szCs w:val="20"/>
              </w:rPr>
            </w:pPr>
            <w:r>
              <w:rPr>
                <w:rFonts w:ascii="Arial" w:eastAsia="Arial" w:hAnsi="Arial" w:cs="Arial"/>
                <w:sz w:val="20"/>
                <w:szCs w:val="20"/>
              </w:rPr>
              <w:t>94.00</w:t>
            </w:r>
          </w:p>
        </w:tc>
        <w:tc>
          <w:tcPr>
            <w:tcW w:w="900" w:type="dxa"/>
            <w:vAlign w:val="bottom"/>
          </w:tcPr>
          <w:p w14:paraId="4C108449" w14:textId="77777777" w:rsidR="00987E15" w:rsidRDefault="0068775A">
            <w:pPr>
              <w:ind w:right="20"/>
              <w:jc w:val="right"/>
              <w:rPr>
                <w:sz w:val="20"/>
                <w:szCs w:val="20"/>
              </w:rPr>
            </w:pPr>
            <w:r>
              <w:rPr>
                <w:rFonts w:ascii="Arial" w:eastAsia="Arial" w:hAnsi="Arial" w:cs="Arial"/>
                <w:sz w:val="20"/>
                <w:szCs w:val="20"/>
              </w:rPr>
              <w:t>136.00</w:t>
            </w:r>
          </w:p>
        </w:tc>
      </w:tr>
      <w:tr w:rsidR="00987E15" w14:paraId="1EDAE5B8" w14:textId="77777777">
        <w:trPr>
          <w:trHeight w:val="239"/>
        </w:trPr>
        <w:tc>
          <w:tcPr>
            <w:tcW w:w="720" w:type="dxa"/>
            <w:vAlign w:val="bottom"/>
          </w:tcPr>
          <w:p w14:paraId="619F5BA9"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398C4E84" w14:textId="77777777" w:rsidR="00987E15" w:rsidRDefault="0068775A">
            <w:pPr>
              <w:ind w:right="140"/>
              <w:jc w:val="right"/>
              <w:rPr>
                <w:sz w:val="20"/>
                <w:szCs w:val="20"/>
              </w:rPr>
            </w:pPr>
            <w:r>
              <w:rPr>
                <w:rFonts w:ascii="Arial" w:eastAsia="Arial" w:hAnsi="Arial" w:cs="Arial"/>
                <w:sz w:val="20"/>
                <w:szCs w:val="20"/>
              </w:rPr>
              <w:t>6.00</w:t>
            </w:r>
          </w:p>
        </w:tc>
        <w:tc>
          <w:tcPr>
            <w:tcW w:w="1000" w:type="dxa"/>
            <w:vAlign w:val="bottom"/>
          </w:tcPr>
          <w:p w14:paraId="56ACFBEA" w14:textId="77777777" w:rsidR="00987E15" w:rsidRDefault="0068775A">
            <w:pPr>
              <w:ind w:right="20"/>
              <w:jc w:val="right"/>
              <w:rPr>
                <w:sz w:val="20"/>
                <w:szCs w:val="20"/>
              </w:rPr>
            </w:pPr>
            <w:r>
              <w:rPr>
                <w:rFonts w:ascii="Arial" w:eastAsia="Arial" w:hAnsi="Arial" w:cs="Arial"/>
                <w:sz w:val="20"/>
                <w:szCs w:val="20"/>
              </w:rPr>
              <w:t>210.00</w:t>
            </w:r>
          </w:p>
        </w:tc>
        <w:tc>
          <w:tcPr>
            <w:tcW w:w="1140" w:type="dxa"/>
            <w:vAlign w:val="bottom"/>
          </w:tcPr>
          <w:p w14:paraId="4549114E" w14:textId="77777777" w:rsidR="00987E15" w:rsidRDefault="0068775A">
            <w:pPr>
              <w:ind w:right="20"/>
              <w:jc w:val="right"/>
              <w:rPr>
                <w:sz w:val="20"/>
                <w:szCs w:val="20"/>
              </w:rPr>
            </w:pPr>
            <w:r>
              <w:rPr>
                <w:rFonts w:ascii="Arial" w:eastAsia="Arial" w:hAnsi="Arial" w:cs="Arial"/>
                <w:sz w:val="20"/>
                <w:szCs w:val="20"/>
              </w:rPr>
              <w:t>586.25</w:t>
            </w:r>
          </w:p>
        </w:tc>
        <w:tc>
          <w:tcPr>
            <w:tcW w:w="900" w:type="dxa"/>
            <w:vAlign w:val="bottom"/>
          </w:tcPr>
          <w:p w14:paraId="1F29BA40" w14:textId="77777777" w:rsidR="00987E15" w:rsidRDefault="0068775A">
            <w:pPr>
              <w:ind w:right="20"/>
              <w:jc w:val="right"/>
              <w:rPr>
                <w:sz w:val="20"/>
                <w:szCs w:val="20"/>
              </w:rPr>
            </w:pPr>
            <w:r>
              <w:rPr>
                <w:rFonts w:ascii="Arial" w:eastAsia="Arial" w:hAnsi="Arial" w:cs="Arial"/>
                <w:sz w:val="20"/>
                <w:szCs w:val="20"/>
              </w:rPr>
              <w:t>267.25</w:t>
            </w:r>
          </w:p>
        </w:tc>
      </w:tr>
      <w:tr w:rsidR="00987E15" w14:paraId="18E5C8F2" w14:textId="77777777">
        <w:trPr>
          <w:trHeight w:val="247"/>
        </w:trPr>
        <w:tc>
          <w:tcPr>
            <w:tcW w:w="720" w:type="dxa"/>
            <w:vAlign w:val="bottom"/>
          </w:tcPr>
          <w:p w14:paraId="4EAB8DB9"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2668CFCB" w14:textId="77777777" w:rsidR="00987E15" w:rsidRDefault="0068775A">
            <w:pPr>
              <w:ind w:right="140"/>
              <w:jc w:val="right"/>
              <w:rPr>
                <w:sz w:val="20"/>
                <w:szCs w:val="20"/>
              </w:rPr>
            </w:pPr>
            <w:r>
              <w:rPr>
                <w:rFonts w:ascii="Arial" w:eastAsia="Arial" w:hAnsi="Arial" w:cs="Arial"/>
                <w:sz w:val="20"/>
                <w:szCs w:val="20"/>
              </w:rPr>
              <w:t>44.00</w:t>
            </w:r>
          </w:p>
        </w:tc>
        <w:tc>
          <w:tcPr>
            <w:tcW w:w="1000" w:type="dxa"/>
            <w:vAlign w:val="bottom"/>
          </w:tcPr>
          <w:p w14:paraId="1DF87391" w14:textId="77777777" w:rsidR="00987E15" w:rsidRDefault="0068775A">
            <w:pPr>
              <w:ind w:right="20"/>
              <w:jc w:val="right"/>
              <w:rPr>
                <w:sz w:val="20"/>
                <w:szCs w:val="20"/>
              </w:rPr>
            </w:pPr>
            <w:r>
              <w:rPr>
                <w:rFonts w:ascii="Arial" w:eastAsia="Arial" w:hAnsi="Arial" w:cs="Arial"/>
                <w:sz w:val="20"/>
                <w:szCs w:val="20"/>
              </w:rPr>
              <w:t>745.00</w:t>
            </w:r>
          </w:p>
        </w:tc>
        <w:tc>
          <w:tcPr>
            <w:tcW w:w="1140" w:type="dxa"/>
            <w:vAlign w:val="bottom"/>
          </w:tcPr>
          <w:p w14:paraId="5F764CD4" w14:textId="77777777" w:rsidR="00987E15" w:rsidRDefault="0068775A">
            <w:pPr>
              <w:ind w:right="20"/>
              <w:jc w:val="right"/>
              <w:rPr>
                <w:sz w:val="20"/>
                <w:szCs w:val="20"/>
              </w:rPr>
            </w:pPr>
            <w:r>
              <w:rPr>
                <w:rFonts w:ascii="Arial" w:eastAsia="Arial" w:hAnsi="Arial" w:cs="Arial"/>
                <w:sz w:val="20"/>
                <w:szCs w:val="20"/>
              </w:rPr>
              <w:t>2043.00</w:t>
            </w:r>
          </w:p>
        </w:tc>
        <w:tc>
          <w:tcPr>
            <w:tcW w:w="900" w:type="dxa"/>
            <w:vAlign w:val="bottom"/>
          </w:tcPr>
          <w:p w14:paraId="586E41F9" w14:textId="77777777" w:rsidR="00987E15" w:rsidRDefault="0068775A">
            <w:pPr>
              <w:ind w:right="20"/>
              <w:jc w:val="right"/>
              <w:rPr>
                <w:sz w:val="20"/>
                <w:szCs w:val="20"/>
              </w:rPr>
            </w:pPr>
            <w:r>
              <w:rPr>
                <w:rFonts w:ascii="Arial" w:eastAsia="Arial" w:hAnsi="Arial" w:cs="Arial"/>
                <w:sz w:val="20"/>
                <w:szCs w:val="20"/>
              </w:rPr>
              <w:t>746.00</w:t>
            </w:r>
          </w:p>
        </w:tc>
      </w:tr>
      <w:tr w:rsidR="00987E15" w14:paraId="7A78A1EF" w14:textId="77777777">
        <w:trPr>
          <w:trHeight w:val="47"/>
        </w:trPr>
        <w:tc>
          <w:tcPr>
            <w:tcW w:w="720" w:type="dxa"/>
            <w:tcBorders>
              <w:bottom w:val="single" w:sz="8" w:space="0" w:color="auto"/>
            </w:tcBorders>
            <w:vAlign w:val="bottom"/>
          </w:tcPr>
          <w:p w14:paraId="425ABD70" w14:textId="77777777" w:rsidR="00987E15" w:rsidRDefault="00987E15">
            <w:pPr>
              <w:rPr>
                <w:sz w:val="4"/>
                <w:szCs w:val="4"/>
              </w:rPr>
            </w:pPr>
          </w:p>
        </w:tc>
        <w:tc>
          <w:tcPr>
            <w:tcW w:w="1240" w:type="dxa"/>
            <w:tcBorders>
              <w:bottom w:val="single" w:sz="8" w:space="0" w:color="auto"/>
            </w:tcBorders>
            <w:vAlign w:val="bottom"/>
          </w:tcPr>
          <w:p w14:paraId="2E223D24" w14:textId="77777777" w:rsidR="00987E15" w:rsidRDefault="00987E15">
            <w:pPr>
              <w:rPr>
                <w:sz w:val="4"/>
                <w:szCs w:val="4"/>
              </w:rPr>
            </w:pPr>
          </w:p>
        </w:tc>
        <w:tc>
          <w:tcPr>
            <w:tcW w:w="1000" w:type="dxa"/>
            <w:tcBorders>
              <w:bottom w:val="single" w:sz="8" w:space="0" w:color="auto"/>
            </w:tcBorders>
            <w:vAlign w:val="bottom"/>
          </w:tcPr>
          <w:p w14:paraId="7290648B" w14:textId="77777777" w:rsidR="00987E15" w:rsidRDefault="00987E15">
            <w:pPr>
              <w:rPr>
                <w:sz w:val="4"/>
                <w:szCs w:val="4"/>
              </w:rPr>
            </w:pPr>
          </w:p>
        </w:tc>
        <w:tc>
          <w:tcPr>
            <w:tcW w:w="1140" w:type="dxa"/>
            <w:tcBorders>
              <w:bottom w:val="single" w:sz="8" w:space="0" w:color="auto"/>
            </w:tcBorders>
            <w:vAlign w:val="bottom"/>
          </w:tcPr>
          <w:p w14:paraId="286E19DD" w14:textId="77777777" w:rsidR="00987E15" w:rsidRDefault="00987E15">
            <w:pPr>
              <w:rPr>
                <w:sz w:val="4"/>
                <w:szCs w:val="4"/>
              </w:rPr>
            </w:pPr>
          </w:p>
        </w:tc>
        <w:tc>
          <w:tcPr>
            <w:tcW w:w="900" w:type="dxa"/>
            <w:tcBorders>
              <w:bottom w:val="single" w:sz="8" w:space="0" w:color="auto"/>
            </w:tcBorders>
            <w:vAlign w:val="bottom"/>
          </w:tcPr>
          <w:p w14:paraId="22E30662" w14:textId="77777777" w:rsidR="00987E15" w:rsidRDefault="00987E15">
            <w:pPr>
              <w:rPr>
                <w:sz w:val="4"/>
                <w:szCs w:val="4"/>
              </w:rPr>
            </w:pPr>
          </w:p>
        </w:tc>
      </w:tr>
    </w:tbl>
    <w:p w14:paraId="00E940D8" w14:textId="77777777" w:rsidR="00987E15" w:rsidRDefault="00987E15">
      <w:pPr>
        <w:spacing w:line="164" w:lineRule="exact"/>
        <w:rPr>
          <w:sz w:val="20"/>
          <w:szCs w:val="20"/>
        </w:rPr>
      </w:pPr>
    </w:p>
    <w:p w14:paraId="0F694B0E" w14:textId="77777777" w:rsidR="00987E15" w:rsidRDefault="0068775A">
      <w:pPr>
        <w:spacing w:line="276" w:lineRule="auto"/>
        <w:ind w:left="400" w:right="400"/>
        <w:rPr>
          <w:sz w:val="20"/>
          <w:szCs w:val="20"/>
        </w:rPr>
      </w:pPr>
      <w:r>
        <w:rPr>
          <w:rFonts w:ascii="Arial" w:eastAsia="Arial" w:hAnsi="Arial" w:cs="Arial"/>
        </w:rPr>
        <w:t>Table 5: Epidemics with the immediate stop of fragile workers, non-pharmaceutical con-tainment measures, no school in September 2020</w:t>
      </w:r>
    </w:p>
    <w:p w14:paraId="55710E7C" w14:textId="77777777" w:rsidR="00987E15" w:rsidRDefault="00987E15">
      <w:pPr>
        <w:spacing w:line="235" w:lineRule="exact"/>
        <w:rPr>
          <w:sz w:val="20"/>
          <w:szCs w:val="20"/>
        </w:rPr>
      </w:pPr>
    </w:p>
    <w:p w14:paraId="6D458B71" w14:textId="77777777" w:rsidR="00987E15" w:rsidRDefault="0068775A">
      <w:pPr>
        <w:ind w:left="740"/>
        <w:rPr>
          <w:sz w:val="20"/>
          <w:szCs w:val="20"/>
        </w:rPr>
      </w:pPr>
      <w:r>
        <w:rPr>
          <w:rFonts w:ascii="Arial" w:eastAsia="Arial" w:hAnsi="Arial" w:cs="Arial"/>
        </w:rPr>
        <w:t>Anticipating the early warning at 15 days some limited advantages are emerging.</w:t>
      </w:r>
    </w:p>
    <w:p w14:paraId="20034EDC" w14:textId="77777777" w:rsidR="00987E15" w:rsidRDefault="0068775A">
      <w:pPr>
        <w:spacing w:line="20" w:lineRule="exact"/>
        <w:rPr>
          <w:sz w:val="20"/>
          <w:szCs w:val="20"/>
        </w:rPr>
      </w:pPr>
      <w:r>
        <w:rPr>
          <w:noProof/>
          <w:sz w:val="20"/>
          <w:szCs w:val="20"/>
        </w:rPr>
        <w:drawing>
          <wp:anchor distT="0" distB="0" distL="114300" distR="114300" simplePos="0" relativeHeight="251677696" behindDoc="1" locked="0" layoutInCell="0" allowOverlap="1" wp14:anchorId="5BE88EC0" wp14:editId="03B95271">
            <wp:simplePos x="0" y="0"/>
            <wp:positionH relativeFrom="column">
              <wp:posOffset>772795</wp:posOffset>
            </wp:positionH>
            <wp:positionV relativeFrom="paragraph">
              <wp:posOffset>157480</wp:posOffset>
            </wp:positionV>
            <wp:extent cx="4352290" cy="28606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4352290" cy="2860675"/>
                    </a:xfrm>
                    <a:prstGeom prst="rect">
                      <a:avLst/>
                    </a:prstGeom>
                    <a:noFill/>
                  </pic:spPr>
                </pic:pic>
              </a:graphicData>
            </a:graphic>
          </wp:anchor>
        </w:drawing>
      </w:r>
    </w:p>
    <w:p w14:paraId="39F51B79" w14:textId="77777777" w:rsidR="00987E15" w:rsidRDefault="00987E15">
      <w:pPr>
        <w:spacing w:line="200" w:lineRule="exact"/>
        <w:rPr>
          <w:sz w:val="20"/>
          <w:szCs w:val="20"/>
        </w:rPr>
      </w:pPr>
    </w:p>
    <w:p w14:paraId="0B2BCABA" w14:textId="77777777" w:rsidR="00987E15" w:rsidRDefault="00987E15">
      <w:pPr>
        <w:spacing w:line="200" w:lineRule="exact"/>
        <w:rPr>
          <w:sz w:val="20"/>
          <w:szCs w:val="20"/>
        </w:rPr>
      </w:pPr>
    </w:p>
    <w:p w14:paraId="2A0CE5EA" w14:textId="77777777" w:rsidR="00987E15" w:rsidRDefault="00987E15">
      <w:pPr>
        <w:spacing w:line="200" w:lineRule="exact"/>
        <w:rPr>
          <w:sz w:val="20"/>
          <w:szCs w:val="20"/>
        </w:rPr>
      </w:pPr>
    </w:p>
    <w:p w14:paraId="4BDCF928" w14:textId="77777777" w:rsidR="00987E15" w:rsidRDefault="00987E15">
      <w:pPr>
        <w:spacing w:line="200" w:lineRule="exact"/>
        <w:rPr>
          <w:sz w:val="20"/>
          <w:szCs w:val="20"/>
        </w:rPr>
      </w:pPr>
    </w:p>
    <w:p w14:paraId="774F4161" w14:textId="77777777" w:rsidR="00987E15" w:rsidRDefault="00987E15">
      <w:pPr>
        <w:spacing w:line="200" w:lineRule="exact"/>
        <w:rPr>
          <w:sz w:val="20"/>
          <w:szCs w:val="20"/>
        </w:rPr>
      </w:pPr>
    </w:p>
    <w:p w14:paraId="368C1BE0" w14:textId="77777777" w:rsidR="00987E15" w:rsidRDefault="00987E15">
      <w:pPr>
        <w:spacing w:line="200" w:lineRule="exact"/>
        <w:rPr>
          <w:sz w:val="20"/>
          <w:szCs w:val="20"/>
        </w:rPr>
      </w:pPr>
    </w:p>
    <w:p w14:paraId="3816411C" w14:textId="77777777" w:rsidR="00987E15" w:rsidRDefault="00987E15">
      <w:pPr>
        <w:spacing w:line="200" w:lineRule="exact"/>
        <w:rPr>
          <w:sz w:val="20"/>
          <w:szCs w:val="20"/>
        </w:rPr>
      </w:pPr>
    </w:p>
    <w:p w14:paraId="48CC95C1" w14:textId="77777777" w:rsidR="00987E15" w:rsidRDefault="00987E15">
      <w:pPr>
        <w:spacing w:line="200" w:lineRule="exact"/>
        <w:rPr>
          <w:sz w:val="20"/>
          <w:szCs w:val="20"/>
        </w:rPr>
      </w:pPr>
    </w:p>
    <w:p w14:paraId="6B99EAFF" w14:textId="77777777" w:rsidR="00987E15" w:rsidRDefault="00987E15">
      <w:pPr>
        <w:spacing w:line="200" w:lineRule="exact"/>
        <w:rPr>
          <w:sz w:val="20"/>
          <w:szCs w:val="20"/>
        </w:rPr>
      </w:pPr>
    </w:p>
    <w:p w14:paraId="0AD92955" w14:textId="77777777" w:rsidR="00987E15" w:rsidRDefault="00987E15">
      <w:pPr>
        <w:spacing w:line="200" w:lineRule="exact"/>
        <w:rPr>
          <w:sz w:val="20"/>
          <w:szCs w:val="20"/>
        </w:rPr>
      </w:pPr>
    </w:p>
    <w:p w14:paraId="48135C8C" w14:textId="77777777" w:rsidR="00987E15" w:rsidRDefault="00987E15">
      <w:pPr>
        <w:spacing w:line="200" w:lineRule="exact"/>
        <w:rPr>
          <w:sz w:val="20"/>
          <w:szCs w:val="20"/>
        </w:rPr>
      </w:pPr>
    </w:p>
    <w:p w14:paraId="29D24951" w14:textId="77777777" w:rsidR="00987E15" w:rsidRDefault="00987E15">
      <w:pPr>
        <w:spacing w:line="200" w:lineRule="exact"/>
        <w:rPr>
          <w:sz w:val="20"/>
          <w:szCs w:val="20"/>
        </w:rPr>
      </w:pPr>
    </w:p>
    <w:p w14:paraId="035375D5" w14:textId="77777777" w:rsidR="00987E15" w:rsidRDefault="00987E15">
      <w:pPr>
        <w:spacing w:line="200" w:lineRule="exact"/>
        <w:rPr>
          <w:sz w:val="20"/>
          <w:szCs w:val="20"/>
        </w:rPr>
      </w:pPr>
    </w:p>
    <w:p w14:paraId="33DC11D8" w14:textId="77777777" w:rsidR="00987E15" w:rsidRDefault="00987E15">
      <w:pPr>
        <w:spacing w:line="200" w:lineRule="exact"/>
        <w:rPr>
          <w:sz w:val="20"/>
          <w:szCs w:val="20"/>
        </w:rPr>
      </w:pPr>
    </w:p>
    <w:p w14:paraId="1CA55E6B" w14:textId="77777777" w:rsidR="00987E15" w:rsidRDefault="00987E15">
      <w:pPr>
        <w:spacing w:line="200" w:lineRule="exact"/>
        <w:rPr>
          <w:sz w:val="20"/>
          <w:szCs w:val="20"/>
        </w:rPr>
      </w:pPr>
    </w:p>
    <w:p w14:paraId="0F23FC46" w14:textId="77777777" w:rsidR="00987E15" w:rsidRDefault="00987E15">
      <w:pPr>
        <w:spacing w:line="200" w:lineRule="exact"/>
        <w:rPr>
          <w:sz w:val="20"/>
          <w:szCs w:val="20"/>
        </w:rPr>
      </w:pPr>
    </w:p>
    <w:p w14:paraId="7291D541" w14:textId="77777777" w:rsidR="00987E15" w:rsidRDefault="00987E15">
      <w:pPr>
        <w:spacing w:line="200" w:lineRule="exact"/>
        <w:rPr>
          <w:sz w:val="20"/>
          <w:szCs w:val="20"/>
        </w:rPr>
      </w:pPr>
    </w:p>
    <w:p w14:paraId="5FAF17EC" w14:textId="77777777" w:rsidR="00987E15" w:rsidRDefault="00987E15">
      <w:pPr>
        <w:spacing w:line="200" w:lineRule="exact"/>
        <w:rPr>
          <w:sz w:val="20"/>
          <w:szCs w:val="20"/>
        </w:rPr>
      </w:pPr>
    </w:p>
    <w:p w14:paraId="5B359592" w14:textId="77777777" w:rsidR="00987E15" w:rsidRDefault="00987E15">
      <w:pPr>
        <w:spacing w:line="200" w:lineRule="exact"/>
        <w:rPr>
          <w:sz w:val="20"/>
          <w:szCs w:val="20"/>
        </w:rPr>
      </w:pPr>
    </w:p>
    <w:p w14:paraId="31B7DDE7" w14:textId="77777777" w:rsidR="00987E15" w:rsidRDefault="00987E15">
      <w:pPr>
        <w:spacing w:line="200" w:lineRule="exact"/>
        <w:rPr>
          <w:sz w:val="20"/>
          <w:szCs w:val="20"/>
        </w:rPr>
      </w:pPr>
    </w:p>
    <w:p w14:paraId="75C8B4EA" w14:textId="77777777" w:rsidR="00987E15" w:rsidRDefault="00987E15">
      <w:pPr>
        <w:spacing w:line="200" w:lineRule="exact"/>
        <w:rPr>
          <w:sz w:val="20"/>
          <w:szCs w:val="20"/>
        </w:rPr>
      </w:pPr>
    </w:p>
    <w:p w14:paraId="2FD17895" w14:textId="77777777" w:rsidR="00987E15" w:rsidRDefault="00987E15">
      <w:pPr>
        <w:spacing w:line="200" w:lineRule="exact"/>
        <w:rPr>
          <w:sz w:val="20"/>
          <w:szCs w:val="20"/>
        </w:rPr>
      </w:pPr>
    </w:p>
    <w:p w14:paraId="120BC479" w14:textId="77777777" w:rsidR="00987E15" w:rsidRDefault="00987E15">
      <w:pPr>
        <w:spacing w:line="200" w:lineRule="exact"/>
        <w:rPr>
          <w:sz w:val="20"/>
          <w:szCs w:val="20"/>
        </w:rPr>
      </w:pPr>
    </w:p>
    <w:p w14:paraId="687D0F5A" w14:textId="77777777" w:rsidR="00987E15" w:rsidRDefault="00987E15">
      <w:pPr>
        <w:spacing w:line="397" w:lineRule="exact"/>
        <w:rPr>
          <w:sz w:val="20"/>
          <w:szCs w:val="20"/>
        </w:rPr>
      </w:pPr>
    </w:p>
    <w:p w14:paraId="20C2CEC8" w14:textId="77777777" w:rsidR="00987E15" w:rsidRDefault="0068775A">
      <w:pPr>
        <w:spacing w:line="276" w:lineRule="auto"/>
        <w:ind w:left="400" w:right="400"/>
        <w:rPr>
          <w:sz w:val="20"/>
          <w:szCs w:val="20"/>
        </w:rPr>
      </w:pPr>
      <w:r>
        <w:rPr>
          <w:rFonts w:ascii="Arial" w:eastAsia="Arial" w:hAnsi="Arial" w:cs="Arial"/>
        </w:rPr>
        <w:t>Figure 23: Epidemics with the immediate stop of fragile workers, non-pharmaceutical con-tainment measures, no school in September 2020</w:t>
      </w:r>
    </w:p>
    <w:p w14:paraId="6C839563" w14:textId="77777777" w:rsidR="00987E15" w:rsidRDefault="00987E15">
      <w:pPr>
        <w:sectPr w:rsidR="00987E15">
          <w:pgSz w:w="12240" w:h="15840"/>
          <w:pgMar w:top="1147" w:right="1440" w:bottom="1440" w:left="1440" w:header="0" w:footer="0" w:gutter="0"/>
          <w:cols w:space="720" w:equalWidth="0">
            <w:col w:w="9360"/>
          </w:cols>
        </w:sectPr>
      </w:pPr>
    </w:p>
    <w:p w14:paraId="0F06E2CA" w14:textId="77777777" w:rsidR="00987E15" w:rsidRDefault="00987E15">
      <w:pPr>
        <w:spacing w:line="200" w:lineRule="exact"/>
        <w:rPr>
          <w:sz w:val="20"/>
          <w:szCs w:val="20"/>
        </w:rPr>
      </w:pPr>
    </w:p>
    <w:p w14:paraId="1637218C" w14:textId="77777777" w:rsidR="00987E15" w:rsidRDefault="00987E15">
      <w:pPr>
        <w:spacing w:line="368" w:lineRule="exact"/>
        <w:rPr>
          <w:sz w:val="20"/>
          <w:szCs w:val="20"/>
        </w:rPr>
      </w:pPr>
    </w:p>
    <w:p w14:paraId="5C0EBA3F" w14:textId="77777777" w:rsidR="00987E15" w:rsidRDefault="0068775A">
      <w:pPr>
        <w:jc w:val="center"/>
        <w:rPr>
          <w:sz w:val="20"/>
          <w:szCs w:val="20"/>
        </w:rPr>
      </w:pPr>
      <w:r>
        <w:rPr>
          <w:rFonts w:ascii="Arial" w:eastAsia="Arial" w:hAnsi="Arial" w:cs="Arial"/>
          <w:sz w:val="17"/>
          <w:szCs w:val="17"/>
        </w:rPr>
        <w:t>26</w:t>
      </w:r>
    </w:p>
    <w:p w14:paraId="3C0BDA2E" w14:textId="77777777" w:rsidR="00987E15" w:rsidRDefault="00987E15">
      <w:pPr>
        <w:sectPr w:rsidR="00987E15">
          <w:type w:val="continuous"/>
          <w:pgSz w:w="12240" w:h="15840"/>
          <w:pgMar w:top="1147" w:right="1440" w:bottom="1440" w:left="1440" w:header="0" w:footer="0" w:gutter="0"/>
          <w:cols w:space="720" w:equalWidth="0">
            <w:col w:w="9360"/>
          </w:cols>
        </w:sectPr>
      </w:pPr>
    </w:p>
    <w:p w14:paraId="2DBDE1A4" w14:textId="77777777" w:rsidR="00987E15" w:rsidRDefault="0068775A">
      <w:pPr>
        <w:ind w:right="20"/>
        <w:jc w:val="center"/>
        <w:rPr>
          <w:sz w:val="20"/>
          <w:szCs w:val="20"/>
        </w:rPr>
      </w:pPr>
      <w:bookmarkStart w:id="120" w:name="page27"/>
      <w:bookmarkEnd w:id="120"/>
      <w:r>
        <w:rPr>
          <w:rFonts w:ascii="Arial" w:eastAsia="Arial" w:hAnsi="Arial" w:cs="Arial"/>
        </w:rPr>
        <w:t>Work in progress &amp; draft: Comments and Corrections Welcome!</w:t>
      </w:r>
    </w:p>
    <w:p w14:paraId="68861CA1"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779C61BC" wp14:editId="455E5B56">
                <wp:simplePos x="0" y="0"/>
                <wp:positionH relativeFrom="column">
                  <wp:posOffset>251460</wp:posOffset>
                </wp:positionH>
                <wp:positionV relativeFrom="paragraph">
                  <wp:posOffset>23495</wp:posOffset>
                </wp:positionV>
                <wp:extent cx="544004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80B57C" id="Shape 59"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P8MeWr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7C053456" w14:textId="77777777" w:rsidR="00987E15" w:rsidRDefault="00987E15">
      <w:pPr>
        <w:spacing w:line="200" w:lineRule="exact"/>
        <w:rPr>
          <w:sz w:val="20"/>
          <w:szCs w:val="20"/>
        </w:rPr>
      </w:pPr>
    </w:p>
    <w:p w14:paraId="6EB5BE00" w14:textId="77777777" w:rsidR="00987E15" w:rsidRDefault="00987E15">
      <w:pPr>
        <w:spacing w:line="310" w:lineRule="exact"/>
        <w:rPr>
          <w:sz w:val="20"/>
          <w:szCs w:val="20"/>
        </w:rPr>
      </w:pPr>
    </w:p>
    <w:p w14:paraId="4D470275" w14:textId="77777777" w:rsidR="00987E15" w:rsidRDefault="0068775A">
      <w:pPr>
        <w:tabs>
          <w:tab w:val="left" w:pos="1040"/>
        </w:tabs>
        <w:spacing w:line="259" w:lineRule="auto"/>
        <w:ind w:left="1060" w:hanging="659"/>
        <w:rPr>
          <w:sz w:val="20"/>
          <w:szCs w:val="20"/>
        </w:rPr>
      </w:pPr>
      <w:r>
        <w:rPr>
          <w:rFonts w:ascii="Arial" w:eastAsia="Arial" w:hAnsi="Arial" w:cs="Arial"/>
          <w:sz w:val="24"/>
          <w:szCs w:val="24"/>
        </w:rPr>
        <w:t>B.5</w:t>
      </w:r>
      <w:r>
        <w:rPr>
          <w:rFonts w:ascii="Arial" w:eastAsia="Arial" w:hAnsi="Arial" w:cs="Arial"/>
          <w:sz w:val="24"/>
          <w:szCs w:val="24"/>
        </w:rPr>
        <w:tab/>
        <w:t>Epidemics with absolute isolation of nursing homes, non-pharmaceutical containment measures, no school in September 2020</w:t>
      </w:r>
    </w:p>
    <w:p w14:paraId="3836111B" w14:textId="77777777" w:rsidR="00987E15" w:rsidRDefault="00987E15">
      <w:pPr>
        <w:spacing w:line="89" w:lineRule="exact"/>
        <w:rPr>
          <w:sz w:val="20"/>
          <w:szCs w:val="20"/>
        </w:rPr>
      </w:pPr>
    </w:p>
    <w:p w14:paraId="0D3B010B" w14:textId="77777777" w:rsidR="00987E15" w:rsidRDefault="0068775A">
      <w:pPr>
        <w:ind w:left="400"/>
        <w:rPr>
          <w:sz w:val="20"/>
          <w:szCs w:val="20"/>
        </w:rPr>
      </w:pPr>
      <w:r>
        <w:rPr>
          <w:rFonts w:ascii="Arial" w:eastAsia="Arial" w:hAnsi="Arial" w:cs="Arial"/>
        </w:rPr>
        <w:t>No visits, non operators and buﬀer zone, from February 20</w:t>
      </w:r>
      <w:r>
        <w:rPr>
          <w:rFonts w:ascii="Arial" w:eastAsia="Arial" w:hAnsi="Arial" w:cs="Arial"/>
          <w:sz w:val="15"/>
          <w:szCs w:val="15"/>
        </w:rPr>
        <w:t>th</w:t>
      </w:r>
    </w:p>
    <w:p w14:paraId="2BA3BA5F"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4FE2DDC3" wp14:editId="4D6274C8">
                <wp:simplePos x="0" y="0"/>
                <wp:positionH relativeFrom="column">
                  <wp:posOffset>1388745</wp:posOffset>
                </wp:positionH>
                <wp:positionV relativeFrom="paragraph">
                  <wp:posOffset>180340</wp:posOffset>
                </wp:positionV>
                <wp:extent cx="3165475"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79E974CE" id="Shape 60"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09.35pt,14.2pt" to="358.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" o:allowincell="f" filled="t" strokeweight=".30797mm">
                <v:stroke joinstyle="miter"/>
                <o:lock v:ext="edit" shapetype="f"/>
              </v:line>
            </w:pict>
          </mc:Fallback>
        </mc:AlternateContent>
      </w:r>
    </w:p>
    <w:p w14:paraId="43318AE7" w14:textId="77777777" w:rsidR="00987E15" w:rsidRDefault="00987E15">
      <w:pPr>
        <w:spacing w:line="316"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2C263218" w14:textId="77777777">
        <w:trPr>
          <w:trHeight w:val="239"/>
        </w:trPr>
        <w:tc>
          <w:tcPr>
            <w:tcW w:w="720" w:type="dxa"/>
            <w:vAlign w:val="bottom"/>
          </w:tcPr>
          <w:p w14:paraId="5EAAA931" w14:textId="77777777" w:rsidR="00987E15" w:rsidRDefault="00987E15">
            <w:pPr>
              <w:rPr>
                <w:sz w:val="20"/>
                <w:szCs w:val="20"/>
              </w:rPr>
            </w:pPr>
          </w:p>
        </w:tc>
        <w:tc>
          <w:tcPr>
            <w:tcW w:w="2240" w:type="dxa"/>
            <w:gridSpan w:val="2"/>
            <w:vAlign w:val="bottom"/>
          </w:tcPr>
          <w:p w14:paraId="54299E82"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5BB2B5AB"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71F05628" w14:textId="77777777" w:rsidR="00987E15" w:rsidRDefault="0068775A">
            <w:pPr>
              <w:ind w:right="300"/>
              <w:jc w:val="right"/>
              <w:rPr>
                <w:sz w:val="20"/>
                <w:szCs w:val="20"/>
              </w:rPr>
            </w:pPr>
            <w:r>
              <w:rPr>
                <w:rFonts w:ascii="Arial" w:eastAsia="Arial" w:hAnsi="Arial" w:cs="Arial"/>
                <w:sz w:val="20"/>
                <w:szCs w:val="20"/>
              </w:rPr>
              <w:t>days</w:t>
            </w:r>
          </w:p>
        </w:tc>
      </w:tr>
      <w:tr w:rsidR="00987E15" w14:paraId="6D7763A7" w14:textId="77777777">
        <w:trPr>
          <w:trHeight w:val="239"/>
        </w:trPr>
        <w:tc>
          <w:tcPr>
            <w:tcW w:w="720" w:type="dxa"/>
            <w:vAlign w:val="bottom"/>
          </w:tcPr>
          <w:p w14:paraId="505C9C68" w14:textId="77777777" w:rsidR="00987E15" w:rsidRDefault="00987E15">
            <w:pPr>
              <w:rPr>
                <w:sz w:val="20"/>
                <w:szCs w:val="20"/>
              </w:rPr>
            </w:pPr>
          </w:p>
        </w:tc>
        <w:tc>
          <w:tcPr>
            <w:tcW w:w="1240" w:type="dxa"/>
            <w:vAlign w:val="bottom"/>
          </w:tcPr>
          <w:p w14:paraId="0BE92BE2"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0B453860" w14:textId="77777777" w:rsidR="00987E15" w:rsidRDefault="00987E15">
            <w:pPr>
              <w:rPr>
                <w:sz w:val="20"/>
                <w:szCs w:val="20"/>
              </w:rPr>
            </w:pPr>
          </w:p>
        </w:tc>
        <w:tc>
          <w:tcPr>
            <w:tcW w:w="1140" w:type="dxa"/>
            <w:vAlign w:val="bottom"/>
          </w:tcPr>
          <w:p w14:paraId="799061FC"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330BF9B5" w14:textId="77777777" w:rsidR="00987E15" w:rsidRDefault="00987E15">
            <w:pPr>
              <w:rPr>
                <w:sz w:val="20"/>
                <w:szCs w:val="20"/>
              </w:rPr>
            </w:pPr>
          </w:p>
        </w:tc>
      </w:tr>
      <w:tr w:rsidR="00987E15" w14:paraId="497ABE8A" w14:textId="77777777">
        <w:trPr>
          <w:trHeight w:val="247"/>
        </w:trPr>
        <w:tc>
          <w:tcPr>
            <w:tcW w:w="720" w:type="dxa"/>
            <w:vAlign w:val="bottom"/>
          </w:tcPr>
          <w:p w14:paraId="1836E1C6" w14:textId="77777777" w:rsidR="00987E15" w:rsidRDefault="00987E15">
            <w:pPr>
              <w:rPr>
                <w:sz w:val="21"/>
                <w:szCs w:val="21"/>
              </w:rPr>
            </w:pPr>
          </w:p>
        </w:tc>
        <w:tc>
          <w:tcPr>
            <w:tcW w:w="1240" w:type="dxa"/>
            <w:vAlign w:val="bottom"/>
          </w:tcPr>
          <w:p w14:paraId="0C80362F"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2DAB66F7" w14:textId="77777777" w:rsidR="00987E15" w:rsidRDefault="00987E15">
            <w:pPr>
              <w:rPr>
                <w:sz w:val="21"/>
                <w:szCs w:val="21"/>
              </w:rPr>
            </w:pPr>
          </w:p>
        </w:tc>
        <w:tc>
          <w:tcPr>
            <w:tcW w:w="1140" w:type="dxa"/>
            <w:vAlign w:val="bottom"/>
          </w:tcPr>
          <w:p w14:paraId="2399ECEC"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6322CF62" w14:textId="77777777" w:rsidR="00987E15" w:rsidRDefault="00987E15">
            <w:pPr>
              <w:rPr>
                <w:sz w:val="21"/>
                <w:szCs w:val="21"/>
              </w:rPr>
            </w:pPr>
          </w:p>
        </w:tc>
      </w:tr>
      <w:tr w:rsidR="00987E15" w14:paraId="7C9E7FC0" w14:textId="77777777">
        <w:trPr>
          <w:trHeight w:val="47"/>
        </w:trPr>
        <w:tc>
          <w:tcPr>
            <w:tcW w:w="720" w:type="dxa"/>
            <w:tcBorders>
              <w:bottom w:val="single" w:sz="8" w:space="0" w:color="auto"/>
            </w:tcBorders>
            <w:vAlign w:val="bottom"/>
          </w:tcPr>
          <w:p w14:paraId="04EC891B" w14:textId="77777777" w:rsidR="00987E15" w:rsidRDefault="00987E15">
            <w:pPr>
              <w:rPr>
                <w:sz w:val="4"/>
                <w:szCs w:val="4"/>
              </w:rPr>
            </w:pPr>
          </w:p>
        </w:tc>
        <w:tc>
          <w:tcPr>
            <w:tcW w:w="1240" w:type="dxa"/>
            <w:tcBorders>
              <w:bottom w:val="single" w:sz="8" w:space="0" w:color="auto"/>
            </w:tcBorders>
            <w:vAlign w:val="bottom"/>
          </w:tcPr>
          <w:p w14:paraId="0154838A" w14:textId="77777777" w:rsidR="00987E15" w:rsidRDefault="00987E15">
            <w:pPr>
              <w:rPr>
                <w:sz w:val="4"/>
                <w:szCs w:val="4"/>
              </w:rPr>
            </w:pPr>
          </w:p>
        </w:tc>
        <w:tc>
          <w:tcPr>
            <w:tcW w:w="1000" w:type="dxa"/>
            <w:tcBorders>
              <w:bottom w:val="single" w:sz="8" w:space="0" w:color="auto"/>
            </w:tcBorders>
            <w:vAlign w:val="bottom"/>
          </w:tcPr>
          <w:p w14:paraId="2246F77D" w14:textId="77777777" w:rsidR="00987E15" w:rsidRDefault="00987E15">
            <w:pPr>
              <w:rPr>
                <w:sz w:val="4"/>
                <w:szCs w:val="4"/>
              </w:rPr>
            </w:pPr>
          </w:p>
        </w:tc>
        <w:tc>
          <w:tcPr>
            <w:tcW w:w="1140" w:type="dxa"/>
            <w:tcBorders>
              <w:bottom w:val="single" w:sz="8" w:space="0" w:color="auto"/>
            </w:tcBorders>
            <w:vAlign w:val="bottom"/>
          </w:tcPr>
          <w:p w14:paraId="17912C4A" w14:textId="77777777" w:rsidR="00987E15" w:rsidRDefault="00987E15">
            <w:pPr>
              <w:rPr>
                <w:sz w:val="4"/>
                <w:szCs w:val="4"/>
              </w:rPr>
            </w:pPr>
          </w:p>
        </w:tc>
        <w:tc>
          <w:tcPr>
            <w:tcW w:w="900" w:type="dxa"/>
            <w:tcBorders>
              <w:bottom w:val="single" w:sz="8" w:space="0" w:color="auto"/>
            </w:tcBorders>
            <w:vAlign w:val="bottom"/>
          </w:tcPr>
          <w:p w14:paraId="375CC280" w14:textId="77777777" w:rsidR="00987E15" w:rsidRDefault="00987E15">
            <w:pPr>
              <w:rPr>
                <w:sz w:val="4"/>
                <w:szCs w:val="4"/>
              </w:rPr>
            </w:pPr>
          </w:p>
        </w:tc>
      </w:tr>
      <w:tr w:rsidR="00987E15" w14:paraId="47905D9B" w14:textId="77777777">
        <w:trPr>
          <w:trHeight w:val="273"/>
        </w:trPr>
        <w:tc>
          <w:tcPr>
            <w:tcW w:w="720" w:type="dxa"/>
            <w:vAlign w:val="bottom"/>
          </w:tcPr>
          <w:p w14:paraId="6797E9C6"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49F0490A" w14:textId="77777777" w:rsidR="00987E15" w:rsidRDefault="0068775A">
            <w:pPr>
              <w:ind w:right="140"/>
              <w:jc w:val="right"/>
              <w:rPr>
                <w:sz w:val="20"/>
                <w:szCs w:val="20"/>
              </w:rPr>
            </w:pPr>
            <w:r>
              <w:rPr>
                <w:rFonts w:ascii="Arial" w:eastAsia="Arial" w:hAnsi="Arial" w:cs="Arial"/>
                <w:sz w:val="20"/>
                <w:szCs w:val="20"/>
              </w:rPr>
              <w:t>955.00</w:t>
            </w:r>
          </w:p>
        </w:tc>
        <w:tc>
          <w:tcPr>
            <w:tcW w:w="1000" w:type="dxa"/>
            <w:vAlign w:val="bottom"/>
          </w:tcPr>
          <w:p w14:paraId="222EE4FE"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7C13AE60"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1A158B5E" w14:textId="77777777" w:rsidR="00987E15" w:rsidRDefault="0068775A">
            <w:pPr>
              <w:ind w:right="20"/>
              <w:jc w:val="right"/>
              <w:rPr>
                <w:sz w:val="20"/>
                <w:szCs w:val="20"/>
              </w:rPr>
            </w:pPr>
            <w:r>
              <w:rPr>
                <w:rFonts w:ascii="Arial" w:eastAsia="Arial" w:hAnsi="Arial" w:cs="Arial"/>
                <w:sz w:val="20"/>
                <w:szCs w:val="20"/>
              </w:rPr>
              <w:t>1000.00</w:t>
            </w:r>
          </w:p>
        </w:tc>
      </w:tr>
      <w:tr w:rsidR="00987E15" w14:paraId="3DC12AFD" w14:textId="77777777">
        <w:trPr>
          <w:trHeight w:val="239"/>
        </w:trPr>
        <w:tc>
          <w:tcPr>
            <w:tcW w:w="720" w:type="dxa"/>
            <w:vAlign w:val="bottom"/>
          </w:tcPr>
          <w:p w14:paraId="0863CF97"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781F83E2" w14:textId="77777777" w:rsidR="00987E15" w:rsidRDefault="0068775A">
            <w:pPr>
              <w:ind w:right="140"/>
              <w:jc w:val="right"/>
              <w:rPr>
                <w:sz w:val="20"/>
                <w:szCs w:val="20"/>
              </w:rPr>
            </w:pPr>
            <w:r>
              <w:rPr>
                <w:rFonts w:ascii="Arial" w:eastAsia="Arial" w:hAnsi="Arial" w:cs="Arial"/>
                <w:sz w:val="20"/>
                <w:szCs w:val="20"/>
              </w:rPr>
              <w:t>3.41</w:t>
            </w:r>
          </w:p>
        </w:tc>
        <w:tc>
          <w:tcPr>
            <w:tcW w:w="1000" w:type="dxa"/>
            <w:vAlign w:val="bottom"/>
          </w:tcPr>
          <w:p w14:paraId="6C135F7F" w14:textId="77777777" w:rsidR="00987E15" w:rsidRDefault="0068775A">
            <w:pPr>
              <w:ind w:right="20"/>
              <w:jc w:val="right"/>
              <w:rPr>
                <w:sz w:val="20"/>
                <w:szCs w:val="20"/>
              </w:rPr>
            </w:pPr>
            <w:r>
              <w:rPr>
                <w:rFonts w:ascii="Arial" w:eastAsia="Arial" w:hAnsi="Arial" w:cs="Arial"/>
                <w:sz w:val="20"/>
                <w:szCs w:val="20"/>
              </w:rPr>
              <w:t>150.53</w:t>
            </w:r>
          </w:p>
        </w:tc>
        <w:tc>
          <w:tcPr>
            <w:tcW w:w="1140" w:type="dxa"/>
            <w:vAlign w:val="bottom"/>
          </w:tcPr>
          <w:p w14:paraId="3E4388A4" w14:textId="77777777" w:rsidR="00987E15" w:rsidRDefault="0068775A">
            <w:pPr>
              <w:ind w:right="20"/>
              <w:jc w:val="right"/>
              <w:rPr>
                <w:sz w:val="20"/>
                <w:szCs w:val="20"/>
              </w:rPr>
            </w:pPr>
            <w:r>
              <w:rPr>
                <w:rFonts w:ascii="Arial" w:eastAsia="Arial" w:hAnsi="Arial" w:cs="Arial"/>
                <w:sz w:val="20"/>
                <w:szCs w:val="20"/>
              </w:rPr>
              <w:t>408.08</w:t>
            </w:r>
          </w:p>
        </w:tc>
        <w:tc>
          <w:tcPr>
            <w:tcW w:w="900" w:type="dxa"/>
            <w:vAlign w:val="bottom"/>
          </w:tcPr>
          <w:p w14:paraId="3FDDDF02" w14:textId="77777777" w:rsidR="00987E15" w:rsidRDefault="0068775A">
            <w:pPr>
              <w:ind w:right="20"/>
              <w:jc w:val="right"/>
              <w:rPr>
                <w:sz w:val="20"/>
                <w:szCs w:val="20"/>
              </w:rPr>
            </w:pPr>
            <w:r>
              <w:rPr>
                <w:rFonts w:ascii="Arial" w:eastAsia="Arial" w:hAnsi="Arial" w:cs="Arial"/>
                <w:sz w:val="20"/>
                <w:szCs w:val="20"/>
              </w:rPr>
              <w:t>201.76</w:t>
            </w:r>
          </w:p>
        </w:tc>
      </w:tr>
      <w:tr w:rsidR="00987E15" w14:paraId="5A9B943B" w14:textId="77777777">
        <w:trPr>
          <w:trHeight w:val="239"/>
        </w:trPr>
        <w:tc>
          <w:tcPr>
            <w:tcW w:w="720" w:type="dxa"/>
            <w:vAlign w:val="bottom"/>
          </w:tcPr>
          <w:p w14:paraId="369B0EE4"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759718A4" w14:textId="77777777" w:rsidR="00987E15" w:rsidRDefault="0068775A">
            <w:pPr>
              <w:ind w:right="140"/>
              <w:jc w:val="right"/>
              <w:rPr>
                <w:sz w:val="20"/>
                <w:szCs w:val="20"/>
              </w:rPr>
            </w:pPr>
            <w:r>
              <w:rPr>
                <w:rFonts w:ascii="Arial" w:eastAsia="Arial" w:hAnsi="Arial" w:cs="Arial"/>
                <w:sz w:val="20"/>
                <w:szCs w:val="20"/>
              </w:rPr>
              <w:t>6.88</w:t>
            </w:r>
          </w:p>
        </w:tc>
        <w:tc>
          <w:tcPr>
            <w:tcW w:w="1000" w:type="dxa"/>
            <w:vAlign w:val="bottom"/>
          </w:tcPr>
          <w:p w14:paraId="40994749" w14:textId="77777777" w:rsidR="00987E15" w:rsidRDefault="0068775A">
            <w:pPr>
              <w:ind w:right="20"/>
              <w:jc w:val="right"/>
              <w:rPr>
                <w:sz w:val="20"/>
                <w:szCs w:val="20"/>
              </w:rPr>
            </w:pPr>
            <w:r>
              <w:rPr>
                <w:rFonts w:ascii="Arial" w:eastAsia="Arial" w:hAnsi="Arial" w:cs="Arial"/>
                <w:sz w:val="20"/>
                <w:szCs w:val="20"/>
              </w:rPr>
              <w:t>172.48</w:t>
            </w:r>
          </w:p>
        </w:tc>
        <w:tc>
          <w:tcPr>
            <w:tcW w:w="1140" w:type="dxa"/>
            <w:vAlign w:val="bottom"/>
          </w:tcPr>
          <w:p w14:paraId="53509129" w14:textId="77777777" w:rsidR="00987E15" w:rsidRDefault="0068775A">
            <w:pPr>
              <w:ind w:right="20"/>
              <w:jc w:val="right"/>
              <w:rPr>
                <w:sz w:val="20"/>
                <w:szCs w:val="20"/>
              </w:rPr>
            </w:pPr>
            <w:r>
              <w:rPr>
                <w:rFonts w:ascii="Arial" w:eastAsia="Arial" w:hAnsi="Arial" w:cs="Arial"/>
                <w:sz w:val="20"/>
                <w:szCs w:val="20"/>
              </w:rPr>
              <w:t>467.54</w:t>
            </w:r>
          </w:p>
        </w:tc>
        <w:tc>
          <w:tcPr>
            <w:tcW w:w="900" w:type="dxa"/>
            <w:vAlign w:val="bottom"/>
          </w:tcPr>
          <w:p w14:paraId="54DDC356" w14:textId="77777777" w:rsidR="00987E15" w:rsidRDefault="0068775A">
            <w:pPr>
              <w:ind w:right="20"/>
              <w:jc w:val="right"/>
              <w:rPr>
                <w:sz w:val="20"/>
                <w:szCs w:val="20"/>
              </w:rPr>
            </w:pPr>
            <w:r>
              <w:rPr>
                <w:rFonts w:ascii="Arial" w:eastAsia="Arial" w:hAnsi="Arial" w:cs="Arial"/>
                <w:sz w:val="20"/>
                <w:szCs w:val="20"/>
              </w:rPr>
              <w:t>138.15</w:t>
            </w:r>
          </w:p>
        </w:tc>
      </w:tr>
      <w:tr w:rsidR="00987E15" w14:paraId="0E680E9C" w14:textId="77777777">
        <w:trPr>
          <w:trHeight w:val="239"/>
        </w:trPr>
        <w:tc>
          <w:tcPr>
            <w:tcW w:w="720" w:type="dxa"/>
            <w:vAlign w:val="bottom"/>
          </w:tcPr>
          <w:p w14:paraId="1D927B0B"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17872625"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36CF286B"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444E5595"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0C35FE43" w14:textId="77777777" w:rsidR="00987E15" w:rsidRDefault="0068775A">
            <w:pPr>
              <w:ind w:right="20"/>
              <w:jc w:val="right"/>
              <w:rPr>
                <w:sz w:val="20"/>
                <w:szCs w:val="20"/>
              </w:rPr>
            </w:pPr>
            <w:r>
              <w:rPr>
                <w:rFonts w:ascii="Arial" w:eastAsia="Arial" w:hAnsi="Arial" w:cs="Arial"/>
                <w:sz w:val="20"/>
                <w:szCs w:val="20"/>
              </w:rPr>
              <w:t>12.00</w:t>
            </w:r>
          </w:p>
        </w:tc>
      </w:tr>
      <w:tr w:rsidR="00987E15" w14:paraId="5A564E0C" w14:textId="77777777">
        <w:trPr>
          <w:trHeight w:val="239"/>
        </w:trPr>
        <w:tc>
          <w:tcPr>
            <w:tcW w:w="720" w:type="dxa"/>
            <w:vAlign w:val="bottom"/>
          </w:tcPr>
          <w:p w14:paraId="490527F9"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65DB693A"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D60B3E2" w14:textId="77777777" w:rsidR="00987E15" w:rsidRDefault="0068775A">
            <w:pPr>
              <w:ind w:right="20"/>
              <w:jc w:val="right"/>
              <w:rPr>
                <w:sz w:val="20"/>
                <w:szCs w:val="20"/>
              </w:rPr>
            </w:pPr>
            <w:r>
              <w:rPr>
                <w:rFonts w:ascii="Arial" w:eastAsia="Arial" w:hAnsi="Arial" w:cs="Arial"/>
                <w:sz w:val="20"/>
                <w:szCs w:val="20"/>
              </w:rPr>
              <w:t>8.00</w:t>
            </w:r>
          </w:p>
        </w:tc>
        <w:tc>
          <w:tcPr>
            <w:tcW w:w="1140" w:type="dxa"/>
            <w:vAlign w:val="bottom"/>
          </w:tcPr>
          <w:p w14:paraId="71E1A876" w14:textId="77777777" w:rsidR="00987E15" w:rsidRDefault="0068775A">
            <w:pPr>
              <w:ind w:right="20"/>
              <w:jc w:val="right"/>
              <w:rPr>
                <w:sz w:val="20"/>
                <w:szCs w:val="20"/>
              </w:rPr>
            </w:pPr>
            <w:r>
              <w:rPr>
                <w:rFonts w:ascii="Arial" w:eastAsia="Arial" w:hAnsi="Arial" w:cs="Arial"/>
                <w:sz w:val="20"/>
                <w:szCs w:val="20"/>
              </w:rPr>
              <w:t>18.00</w:t>
            </w:r>
          </w:p>
        </w:tc>
        <w:tc>
          <w:tcPr>
            <w:tcW w:w="900" w:type="dxa"/>
            <w:vAlign w:val="bottom"/>
          </w:tcPr>
          <w:p w14:paraId="79089C04" w14:textId="77777777" w:rsidR="00987E15" w:rsidRDefault="0068775A">
            <w:pPr>
              <w:ind w:right="20"/>
              <w:jc w:val="right"/>
              <w:rPr>
                <w:sz w:val="20"/>
                <w:szCs w:val="20"/>
              </w:rPr>
            </w:pPr>
            <w:r>
              <w:rPr>
                <w:rFonts w:ascii="Arial" w:eastAsia="Arial" w:hAnsi="Arial" w:cs="Arial"/>
                <w:sz w:val="20"/>
                <w:szCs w:val="20"/>
              </w:rPr>
              <w:t>89.00</w:t>
            </w:r>
          </w:p>
        </w:tc>
      </w:tr>
      <w:tr w:rsidR="00987E15" w14:paraId="36E113C0" w14:textId="77777777">
        <w:trPr>
          <w:trHeight w:val="239"/>
        </w:trPr>
        <w:tc>
          <w:tcPr>
            <w:tcW w:w="720" w:type="dxa"/>
            <w:vAlign w:val="bottom"/>
          </w:tcPr>
          <w:p w14:paraId="3BFD014B"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74277967"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969587C" w14:textId="77777777" w:rsidR="00987E15" w:rsidRDefault="0068775A">
            <w:pPr>
              <w:ind w:right="20"/>
              <w:jc w:val="right"/>
              <w:rPr>
                <w:sz w:val="20"/>
                <w:szCs w:val="20"/>
              </w:rPr>
            </w:pPr>
            <w:r>
              <w:rPr>
                <w:rFonts w:ascii="Arial" w:eastAsia="Arial" w:hAnsi="Arial" w:cs="Arial"/>
                <w:sz w:val="20"/>
                <w:szCs w:val="20"/>
              </w:rPr>
              <w:t>70.00</w:t>
            </w:r>
          </w:p>
        </w:tc>
        <w:tc>
          <w:tcPr>
            <w:tcW w:w="1140" w:type="dxa"/>
            <w:vAlign w:val="bottom"/>
          </w:tcPr>
          <w:p w14:paraId="49744E76" w14:textId="77777777" w:rsidR="00987E15" w:rsidRDefault="0068775A">
            <w:pPr>
              <w:ind w:right="20"/>
              <w:jc w:val="right"/>
              <w:rPr>
                <w:sz w:val="20"/>
                <w:szCs w:val="20"/>
              </w:rPr>
            </w:pPr>
            <w:r>
              <w:rPr>
                <w:rFonts w:ascii="Arial" w:eastAsia="Arial" w:hAnsi="Arial" w:cs="Arial"/>
                <w:sz w:val="20"/>
                <w:szCs w:val="20"/>
              </w:rPr>
              <w:t>196.00</w:t>
            </w:r>
          </w:p>
        </w:tc>
        <w:tc>
          <w:tcPr>
            <w:tcW w:w="900" w:type="dxa"/>
            <w:vAlign w:val="bottom"/>
          </w:tcPr>
          <w:p w14:paraId="0DF2CE4D" w14:textId="77777777" w:rsidR="00987E15" w:rsidRDefault="0068775A">
            <w:pPr>
              <w:ind w:right="20"/>
              <w:jc w:val="right"/>
              <w:rPr>
                <w:sz w:val="20"/>
                <w:szCs w:val="20"/>
              </w:rPr>
            </w:pPr>
            <w:r>
              <w:rPr>
                <w:rFonts w:ascii="Arial" w:eastAsia="Arial" w:hAnsi="Arial" w:cs="Arial"/>
                <w:sz w:val="20"/>
                <w:szCs w:val="20"/>
              </w:rPr>
              <w:t>147.50</w:t>
            </w:r>
          </w:p>
        </w:tc>
      </w:tr>
      <w:tr w:rsidR="00987E15" w14:paraId="15F9AF4D" w14:textId="77777777">
        <w:trPr>
          <w:trHeight w:val="239"/>
        </w:trPr>
        <w:tc>
          <w:tcPr>
            <w:tcW w:w="720" w:type="dxa"/>
            <w:vAlign w:val="bottom"/>
          </w:tcPr>
          <w:p w14:paraId="73BF73EE"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12CF60BC"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38BEB5BC" w14:textId="77777777" w:rsidR="00987E15" w:rsidRDefault="0068775A">
            <w:pPr>
              <w:ind w:right="20"/>
              <w:jc w:val="right"/>
              <w:rPr>
                <w:sz w:val="20"/>
                <w:szCs w:val="20"/>
              </w:rPr>
            </w:pPr>
            <w:r>
              <w:rPr>
                <w:rFonts w:ascii="Arial" w:eastAsia="Arial" w:hAnsi="Arial" w:cs="Arial"/>
                <w:sz w:val="20"/>
                <w:szCs w:val="20"/>
              </w:rPr>
              <w:t>268.25</w:t>
            </w:r>
          </w:p>
        </w:tc>
        <w:tc>
          <w:tcPr>
            <w:tcW w:w="1140" w:type="dxa"/>
            <w:vAlign w:val="bottom"/>
          </w:tcPr>
          <w:p w14:paraId="074EB1EF" w14:textId="77777777" w:rsidR="00987E15" w:rsidRDefault="0068775A">
            <w:pPr>
              <w:ind w:right="20"/>
              <w:jc w:val="right"/>
              <w:rPr>
                <w:sz w:val="20"/>
                <w:szCs w:val="20"/>
              </w:rPr>
            </w:pPr>
            <w:r>
              <w:rPr>
                <w:rFonts w:ascii="Arial" w:eastAsia="Arial" w:hAnsi="Arial" w:cs="Arial"/>
                <w:sz w:val="20"/>
                <w:szCs w:val="20"/>
              </w:rPr>
              <w:t>756.50</w:t>
            </w:r>
          </w:p>
        </w:tc>
        <w:tc>
          <w:tcPr>
            <w:tcW w:w="900" w:type="dxa"/>
            <w:vAlign w:val="bottom"/>
          </w:tcPr>
          <w:p w14:paraId="710CDFFC" w14:textId="77777777" w:rsidR="00987E15" w:rsidRDefault="0068775A">
            <w:pPr>
              <w:ind w:right="20"/>
              <w:jc w:val="right"/>
              <w:rPr>
                <w:sz w:val="20"/>
                <w:szCs w:val="20"/>
              </w:rPr>
            </w:pPr>
            <w:r>
              <w:rPr>
                <w:rFonts w:ascii="Arial" w:eastAsia="Arial" w:hAnsi="Arial" w:cs="Arial"/>
                <w:sz w:val="20"/>
                <w:szCs w:val="20"/>
              </w:rPr>
              <w:t>312.25</w:t>
            </w:r>
          </w:p>
        </w:tc>
      </w:tr>
      <w:tr w:rsidR="00987E15" w14:paraId="18E10677" w14:textId="77777777">
        <w:trPr>
          <w:trHeight w:val="247"/>
        </w:trPr>
        <w:tc>
          <w:tcPr>
            <w:tcW w:w="720" w:type="dxa"/>
            <w:vAlign w:val="bottom"/>
          </w:tcPr>
          <w:p w14:paraId="26C6CE0D"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33DBA197" w14:textId="77777777" w:rsidR="00987E15" w:rsidRDefault="0068775A">
            <w:pPr>
              <w:ind w:right="140"/>
              <w:jc w:val="right"/>
              <w:rPr>
                <w:sz w:val="20"/>
                <w:szCs w:val="20"/>
              </w:rPr>
            </w:pPr>
            <w:r>
              <w:rPr>
                <w:rFonts w:ascii="Arial" w:eastAsia="Arial" w:hAnsi="Arial" w:cs="Arial"/>
                <w:sz w:val="20"/>
                <w:szCs w:val="20"/>
              </w:rPr>
              <w:t>47.00</w:t>
            </w:r>
          </w:p>
        </w:tc>
        <w:tc>
          <w:tcPr>
            <w:tcW w:w="1000" w:type="dxa"/>
            <w:vAlign w:val="bottom"/>
          </w:tcPr>
          <w:p w14:paraId="0BD2E1AB" w14:textId="77777777" w:rsidR="00987E15" w:rsidRDefault="0068775A">
            <w:pPr>
              <w:ind w:right="20"/>
              <w:jc w:val="right"/>
              <w:rPr>
                <w:sz w:val="20"/>
                <w:szCs w:val="20"/>
              </w:rPr>
            </w:pPr>
            <w:r>
              <w:rPr>
                <w:rFonts w:ascii="Arial" w:eastAsia="Arial" w:hAnsi="Arial" w:cs="Arial"/>
                <w:sz w:val="20"/>
                <w:szCs w:val="20"/>
              </w:rPr>
              <w:t>737.00</w:t>
            </w:r>
          </w:p>
        </w:tc>
        <w:tc>
          <w:tcPr>
            <w:tcW w:w="1140" w:type="dxa"/>
            <w:vAlign w:val="bottom"/>
          </w:tcPr>
          <w:p w14:paraId="34281F5C" w14:textId="77777777" w:rsidR="00987E15" w:rsidRDefault="0068775A">
            <w:pPr>
              <w:ind w:right="20"/>
              <w:jc w:val="right"/>
              <w:rPr>
                <w:sz w:val="20"/>
                <w:szCs w:val="20"/>
              </w:rPr>
            </w:pPr>
            <w:r>
              <w:rPr>
                <w:rFonts w:ascii="Arial" w:eastAsia="Arial" w:hAnsi="Arial" w:cs="Arial"/>
                <w:sz w:val="20"/>
                <w:szCs w:val="20"/>
              </w:rPr>
              <w:t>1977.00</w:t>
            </w:r>
          </w:p>
        </w:tc>
        <w:tc>
          <w:tcPr>
            <w:tcW w:w="900" w:type="dxa"/>
            <w:vAlign w:val="bottom"/>
          </w:tcPr>
          <w:p w14:paraId="0247D5C8" w14:textId="77777777" w:rsidR="00987E15" w:rsidRDefault="0068775A">
            <w:pPr>
              <w:ind w:right="20"/>
              <w:jc w:val="right"/>
              <w:rPr>
                <w:sz w:val="20"/>
                <w:szCs w:val="20"/>
              </w:rPr>
            </w:pPr>
            <w:r>
              <w:rPr>
                <w:rFonts w:ascii="Arial" w:eastAsia="Arial" w:hAnsi="Arial" w:cs="Arial"/>
                <w:sz w:val="20"/>
                <w:szCs w:val="20"/>
              </w:rPr>
              <w:t>695.00</w:t>
            </w:r>
          </w:p>
        </w:tc>
      </w:tr>
      <w:tr w:rsidR="00987E15" w14:paraId="07D148FA" w14:textId="77777777">
        <w:trPr>
          <w:trHeight w:val="47"/>
        </w:trPr>
        <w:tc>
          <w:tcPr>
            <w:tcW w:w="720" w:type="dxa"/>
            <w:tcBorders>
              <w:bottom w:val="single" w:sz="8" w:space="0" w:color="auto"/>
            </w:tcBorders>
            <w:vAlign w:val="bottom"/>
          </w:tcPr>
          <w:p w14:paraId="0BC1CE8A" w14:textId="77777777" w:rsidR="00987E15" w:rsidRDefault="00987E15">
            <w:pPr>
              <w:rPr>
                <w:sz w:val="4"/>
                <w:szCs w:val="4"/>
              </w:rPr>
            </w:pPr>
          </w:p>
        </w:tc>
        <w:tc>
          <w:tcPr>
            <w:tcW w:w="1240" w:type="dxa"/>
            <w:tcBorders>
              <w:bottom w:val="single" w:sz="8" w:space="0" w:color="auto"/>
            </w:tcBorders>
            <w:vAlign w:val="bottom"/>
          </w:tcPr>
          <w:p w14:paraId="251D3D4E" w14:textId="77777777" w:rsidR="00987E15" w:rsidRDefault="00987E15">
            <w:pPr>
              <w:rPr>
                <w:sz w:val="4"/>
                <w:szCs w:val="4"/>
              </w:rPr>
            </w:pPr>
          </w:p>
        </w:tc>
        <w:tc>
          <w:tcPr>
            <w:tcW w:w="1000" w:type="dxa"/>
            <w:tcBorders>
              <w:bottom w:val="single" w:sz="8" w:space="0" w:color="auto"/>
            </w:tcBorders>
            <w:vAlign w:val="bottom"/>
          </w:tcPr>
          <w:p w14:paraId="6DC5A383" w14:textId="77777777" w:rsidR="00987E15" w:rsidRDefault="00987E15">
            <w:pPr>
              <w:rPr>
                <w:sz w:val="4"/>
                <w:szCs w:val="4"/>
              </w:rPr>
            </w:pPr>
          </w:p>
        </w:tc>
        <w:tc>
          <w:tcPr>
            <w:tcW w:w="1140" w:type="dxa"/>
            <w:tcBorders>
              <w:bottom w:val="single" w:sz="8" w:space="0" w:color="auto"/>
            </w:tcBorders>
            <w:vAlign w:val="bottom"/>
          </w:tcPr>
          <w:p w14:paraId="521ED20C" w14:textId="77777777" w:rsidR="00987E15" w:rsidRDefault="00987E15">
            <w:pPr>
              <w:rPr>
                <w:sz w:val="4"/>
                <w:szCs w:val="4"/>
              </w:rPr>
            </w:pPr>
          </w:p>
        </w:tc>
        <w:tc>
          <w:tcPr>
            <w:tcW w:w="900" w:type="dxa"/>
            <w:tcBorders>
              <w:bottom w:val="single" w:sz="8" w:space="0" w:color="auto"/>
            </w:tcBorders>
            <w:vAlign w:val="bottom"/>
          </w:tcPr>
          <w:p w14:paraId="036D0123" w14:textId="77777777" w:rsidR="00987E15" w:rsidRDefault="00987E15">
            <w:pPr>
              <w:rPr>
                <w:sz w:val="4"/>
                <w:szCs w:val="4"/>
              </w:rPr>
            </w:pPr>
          </w:p>
        </w:tc>
      </w:tr>
    </w:tbl>
    <w:p w14:paraId="02E94736" w14:textId="77777777" w:rsidR="00987E15" w:rsidRDefault="00987E15">
      <w:pPr>
        <w:spacing w:line="164" w:lineRule="exact"/>
        <w:rPr>
          <w:sz w:val="20"/>
          <w:szCs w:val="20"/>
        </w:rPr>
      </w:pPr>
    </w:p>
    <w:p w14:paraId="4A5D926C" w14:textId="77777777" w:rsidR="00987E15" w:rsidRDefault="0068775A">
      <w:pPr>
        <w:spacing w:line="276" w:lineRule="auto"/>
        <w:ind w:left="400" w:right="420"/>
        <w:rPr>
          <w:sz w:val="20"/>
          <w:szCs w:val="20"/>
        </w:rPr>
      </w:pPr>
      <w:r>
        <w:rPr>
          <w:rFonts w:ascii="Arial" w:eastAsia="Arial" w:hAnsi="Arial" w:cs="Arial"/>
        </w:rPr>
        <w:t>Table 6: Epidemics with the absolute isolation of nursing homes, non-pharmaceutical con-tainment measures, no school in September 2020</w:t>
      </w:r>
    </w:p>
    <w:p w14:paraId="02C70EBC" w14:textId="77777777" w:rsidR="00987E15" w:rsidRDefault="0068775A">
      <w:pPr>
        <w:spacing w:line="20" w:lineRule="exact"/>
        <w:rPr>
          <w:sz w:val="20"/>
          <w:szCs w:val="20"/>
        </w:rPr>
      </w:pPr>
      <w:r>
        <w:rPr>
          <w:noProof/>
          <w:sz w:val="20"/>
          <w:szCs w:val="20"/>
        </w:rPr>
        <w:drawing>
          <wp:anchor distT="0" distB="0" distL="114300" distR="114300" simplePos="0" relativeHeight="251680768" behindDoc="1" locked="0" layoutInCell="0" allowOverlap="1" wp14:anchorId="5526E88F" wp14:editId="50B48FDD">
            <wp:simplePos x="0" y="0"/>
            <wp:positionH relativeFrom="column">
              <wp:posOffset>772795</wp:posOffset>
            </wp:positionH>
            <wp:positionV relativeFrom="paragraph">
              <wp:posOffset>276225</wp:posOffset>
            </wp:positionV>
            <wp:extent cx="4352290" cy="28606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4352290" cy="2860675"/>
                    </a:xfrm>
                    <a:prstGeom prst="rect">
                      <a:avLst/>
                    </a:prstGeom>
                    <a:noFill/>
                  </pic:spPr>
                </pic:pic>
              </a:graphicData>
            </a:graphic>
          </wp:anchor>
        </w:drawing>
      </w:r>
    </w:p>
    <w:p w14:paraId="298CF014" w14:textId="77777777" w:rsidR="00987E15" w:rsidRDefault="00987E15">
      <w:pPr>
        <w:spacing w:line="200" w:lineRule="exact"/>
        <w:rPr>
          <w:sz w:val="20"/>
          <w:szCs w:val="20"/>
        </w:rPr>
      </w:pPr>
    </w:p>
    <w:p w14:paraId="1EE3086F" w14:textId="77777777" w:rsidR="00987E15" w:rsidRDefault="00987E15">
      <w:pPr>
        <w:spacing w:line="200" w:lineRule="exact"/>
        <w:rPr>
          <w:sz w:val="20"/>
          <w:szCs w:val="20"/>
        </w:rPr>
      </w:pPr>
    </w:p>
    <w:p w14:paraId="06C75AA7" w14:textId="77777777" w:rsidR="00987E15" w:rsidRDefault="00987E15">
      <w:pPr>
        <w:spacing w:line="200" w:lineRule="exact"/>
        <w:rPr>
          <w:sz w:val="20"/>
          <w:szCs w:val="20"/>
        </w:rPr>
      </w:pPr>
    </w:p>
    <w:p w14:paraId="28ED615B" w14:textId="77777777" w:rsidR="00987E15" w:rsidRDefault="00987E15">
      <w:pPr>
        <w:spacing w:line="200" w:lineRule="exact"/>
        <w:rPr>
          <w:sz w:val="20"/>
          <w:szCs w:val="20"/>
        </w:rPr>
      </w:pPr>
    </w:p>
    <w:p w14:paraId="35BCABBD" w14:textId="77777777" w:rsidR="00987E15" w:rsidRDefault="00987E15">
      <w:pPr>
        <w:spacing w:line="200" w:lineRule="exact"/>
        <w:rPr>
          <w:sz w:val="20"/>
          <w:szCs w:val="20"/>
        </w:rPr>
      </w:pPr>
    </w:p>
    <w:p w14:paraId="221536AC" w14:textId="77777777" w:rsidR="00987E15" w:rsidRDefault="00987E15">
      <w:pPr>
        <w:spacing w:line="200" w:lineRule="exact"/>
        <w:rPr>
          <w:sz w:val="20"/>
          <w:szCs w:val="20"/>
        </w:rPr>
      </w:pPr>
    </w:p>
    <w:p w14:paraId="22DF2320" w14:textId="77777777" w:rsidR="00987E15" w:rsidRDefault="00987E15">
      <w:pPr>
        <w:spacing w:line="200" w:lineRule="exact"/>
        <w:rPr>
          <w:sz w:val="20"/>
          <w:szCs w:val="20"/>
        </w:rPr>
      </w:pPr>
    </w:p>
    <w:p w14:paraId="655356C4" w14:textId="77777777" w:rsidR="00987E15" w:rsidRDefault="00987E15">
      <w:pPr>
        <w:spacing w:line="200" w:lineRule="exact"/>
        <w:rPr>
          <w:sz w:val="20"/>
          <w:szCs w:val="20"/>
        </w:rPr>
      </w:pPr>
    </w:p>
    <w:p w14:paraId="49349CBB" w14:textId="77777777" w:rsidR="00987E15" w:rsidRDefault="00987E15">
      <w:pPr>
        <w:spacing w:line="200" w:lineRule="exact"/>
        <w:rPr>
          <w:sz w:val="20"/>
          <w:szCs w:val="20"/>
        </w:rPr>
      </w:pPr>
    </w:p>
    <w:p w14:paraId="026D919F" w14:textId="77777777" w:rsidR="00987E15" w:rsidRDefault="00987E15">
      <w:pPr>
        <w:spacing w:line="200" w:lineRule="exact"/>
        <w:rPr>
          <w:sz w:val="20"/>
          <w:szCs w:val="20"/>
        </w:rPr>
      </w:pPr>
    </w:p>
    <w:p w14:paraId="40783284" w14:textId="77777777" w:rsidR="00987E15" w:rsidRDefault="00987E15">
      <w:pPr>
        <w:spacing w:line="200" w:lineRule="exact"/>
        <w:rPr>
          <w:sz w:val="20"/>
          <w:szCs w:val="20"/>
        </w:rPr>
      </w:pPr>
    </w:p>
    <w:p w14:paraId="5E36BCCF" w14:textId="77777777" w:rsidR="00987E15" w:rsidRDefault="00987E15">
      <w:pPr>
        <w:spacing w:line="200" w:lineRule="exact"/>
        <w:rPr>
          <w:sz w:val="20"/>
          <w:szCs w:val="20"/>
        </w:rPr>
      </w:pPr>
    </w:p>
    <w:p w14:paraId="74F62D48" w14:textId="77777777" w:rsidR="00987E15" w:rsidRDefault="00987E15">
      <w:pPr>
        <w:spacing w:line="200" w:lineRule="exact"/>
        <w:rPr>
          <w:sz w:val="20"/>
          <w:szCs w:val="20"/>
        </w:rPr>
      </w:pPr>
    </w:p>
    <w:p w14:paraId="23342C6D" w14:textId="77777777" w:rsidR="00987E15" w:rsidRDefault="00987E15">
      <w:pPr>
        <w:spacing w:line="200" w:lineRule="exact"/>
        <w:rPr>
          <w:sz w:val="20"/>
          <w:szCs w:val="20"/>
        </w:rPr>
      </w:pPr>
    </w:p>
    <w:p w14:paraId="23992273" w14:textId="77777777" w:rsidR="00987E15" w:rsidRDefault="00987E15">
      <w:pPr>
        <w:spacing w:line="200" w:lineRule="exact"/>
        <w:rPr>
          <w:sz w:val="20"/>
          <w:szCs w:val="20"/>
        </w:rPr>
      </w:pPr>
    </w:p>
    <w:p w14:paraId="44CB48E1" w14:textId="77777777" w:rsidR="00987E15" w:rsidRDefault="00987E15">
      <w:pPr>
        <w:spacing w:line="200" w:lineRule="exact"/>
        <w:rPr>
          <w:sz w:val="20"/>
          <w:szCs w:val="20"/>
        </w:rPr>
      </w:pPr>
    </w:p>
    <w:p w14:paraId="45B7B4EF" w14:textId="77777777" w:rsidR="00987E15" w:rsidRDefault="00987E15">
      <w:pPr>
        <w:spacing w:line="200" w:lineRule="exact"/>
        <w:rPr>
          <w:sz w:val="20"/>
          <w:szCs w:val="20"/>
        </w:rPr>
      </w:pPr>
    </w:p>
    <w:p w14:paraId="33A4FC75" w14:textId="77777777" w:rsidR="00987E15" w:rsidRDefault="00987E15">
      <w:pPr>
        <w:spacing w:line="200" w:lineRule="exact"/>
        <w:rPr>
          <w:sz w:val="20"/>
          <w:szCs w:val="20"/>
        </w:rPr>
      </w:pPr>
    </w:p>
    <w:p w14:paraId="5B75E0DB" w14:textId="77777777" w:rsidR="00987E15" w:rsidRDefault="00987E15">
      <w:pPr>
        <w:spacing w:line="200" w:lineRule="exact"/>
        <w:rPr>
          <w:sz w:val="20"/>
          <w:szCs w:val="20"/>
        </w:rPr>
      </w:pPr>
    </w:p>
    <w:p w14:paraId="54400EEB" w14:textId="77777777" w:rsidR="00987E15" w:rsidRDefault="00987E15">
      <w:pPr>
        <w:spacing w:line="200" w:lineRule="exact"/>
        <w:rPr>
          <w:sz w:val="20"/>
          <w:szCs w:val="20"/>
        </w:rPr>
      </w:pPr>
    </w:p>
    <w:p w14:paraId="388933A6" w14:textId="77777777" w:rsidR="00987E15" w:rsidRDefault="00987E15">
      <w:pPr>
        <w:spacing w:line="200" w:lineRule="exact"/>
        <w:rPr>
          <w:sz w:val="20"/>
          <w:szCs w:val="20"/>
        </w:rPr>
      </w:pPr>
    </w:p>
    <w:p w14:paraId="028F3ED3" w14:textId="77777777" w:rsidR="00987E15" w:rsidRDefault="00987E15">
      <w:pPr>
        <w:spacing w:line="200" w:lineRule="exact"/>
        <w:rPr>
          <w:sz w:val="20"/>
          <w:szCs w:val="20"/>
        </w:rPr>
      </w:pPr>
    </w:p>
    <w:p w14:paraId="4C69DE1F" w14:textId="77777777" w:rsidR="00987E15" w:rsidRDefault="00987E15">
      <w:pPr>
        <w:spacing w:line="200" w:lineRule="exact"/>
        <w:rPr>
          <w:sz w:val="20"/>
          <w:szCs w:val="20"/>
        </w:rPr>
      </w:pPr>
    </w:p>
    <w:p w14:paraId="147B3152" w14:textId="77777777" w:rsidR="00987E15" w:rsidRDefault="00987E15">
      <w:pPr>
        <w:spacing w:line="200" w:lineRule="exact"/>
        <w:rPr>
          <w:sz w:val="20"/>
          <w:szCs w:val="20"/>
        </w:rPr>
      </w:pPr>
    </w:p>
    <w:p w14:paraId="551FCA0A" w14:textId="77777777" w:rsidR="00987E15" w:rsidRDefault="00987E15">
      <w:pPr>
        <w:spacing w:line="385" w:lineRule="exact"/>
        <w:rPr>
          <w:sz w:val="20"/>
          <w:szCs w:val="20"/>
        </w:rPr>
      </w:pPr>
    </w:p>
    <w:p w14:paraId="3F96C4C3" w14:textId="77777777" w:rsidR="00987E15" w:rsidRDefault="0068775A">
      <w:pPr>
        <w:spacing w:line="276" w:lineRule="auto"/>
        <w:ind w:left="400" w:right="420"/>
        <w:rPr>
          <w:sz w:val="20"/>
          <w:szCs w:val="20"/>
        </w:rPr>
      </w:pPr>
      <w:r>
        <w:rPr>
          <w:rFonts w:ascii="Arial" w:eastAsia="Arial" w:hAnsi="Arial" w:cs="Arial"/>
        </w:rPr>
        <w:t>Figure 24: Epidemics with the absolute isolation of nursing homes, non-pharmaceutical containment measures, no school in September 2020</w:t>
      </w:r>
    </w:p>
    <w:p w14:paraId="16075298" w14:textId="77777777" w:rsidR="00987E15" w:rsidRDefault="00987E15">
      <w:pPr>
        <w:sectPr w:rsidR="00987E15">
          <w:pgSz w:w="12240" w:h="15840"/>
          <w:pgMar w:top="1147" w:right="1420" w:bottom="1440" w:left="1440" w:header="0" w:footer="0" w:gutter="0"/>
          <w:cols w:space="720" w:equalWidth="0">
            <w:col w:w="9380"/>
          </w:cols>
        </w:sectPr>
      </w:pPr>
    </w:p>
    <w:p w14:paraId="31F85E52" w14:textId="77777777" w:rsidR="00987E15" w:rsidRDefault="00987E15">
      <w:pPr>
        <w:spacing w:line="200" w:lineRule="exact"/>
        <w:rPr>
          <w:sz w:val="20"/>
          <w:szCs w:val="20"/>
        </w:rPr>
      </w:pPr>
    </w:p>
    <w:p w14:paraId="2047461C" w14:textId="77777777" w:rsidR="00987E15" w:rsidRDefault="00987E15">
      <w:pPr>
        <w:spacing w:line="200" w:lineRule="exact"/>
        <w:rPr>
          <w:sz w:val="20"/>
          <w:szCs w:val="20"/>
        </w:rPr>
      </w:pPr>
    </w:p>
    <w:p w14:paraId="69595D3C" w14:textId="77777777" w:rsidR="00987E15" w:rsidRDefault="00987E15">
      <w:pPr>
        <w:spacing w:line="200" w:lineRule="exact"/>
        <w:rPr>
          <w:sz w:val="20"/>
          <w:szCs w:val="20"/>
        </w:rPr>
      </w:pPr>
    </w:p>
    <w:p w14:paraId="245AC86D" w14:textId="77777777" w:rsidR="00987E15" w:rsidRDefault="00987E15">
      <w:pPr>
        <w:spacing w:line="263" w:lineRule="exact"/>
        <w:rPr>
          <w:sz w:val="20"/>
          <w:szCs w:val="20"/>
        </w:rPr>
      </w:pPr>
    </w:p>
    <w:p w14:paraId="49C7BA37" w14:textId="77777777" w:rsidR="00987E15" w:rsidRDefault="0068775A">
      <w:pPr>
        <w:ind w:right="20"/>
        <w:jc w:val="center"/>
        <w:rPr>
          <w:sz w:val="20"/>
          <w:szCs w:val="20"/>
        </w:rPr>
      </w:pPr>
      <w:r>
        <w:rPr>
          <w:rFonts w:ascii="Arial" w:eastAsia="Arial" w:hAnsi="Arial" w:cs="Arial"/>
          <w:sz w:val="17"/>
          <w:szCs w:val="17"/>
        </w:rPr>
        <w:t>27</w:t>
      </w:r>
    </w:p>
    <w:p w14:paraId="0E3FA7CD" w14:textId="77777777" w:rsidR="00987E15" w:rsidRDefault="00987E15">
      <w:pPr>
        <w:sectPr w:rsidR="00987E15">
          <w:type w:val="continuous"/>
          <w:pgSz w:w="12240" w:h="15840"/>
          <w:pgMar w:top="1147" w:right="1420" w:bottom="1440" w:left="1440" w:header="0" w:footer="0" w:gutter="0"/>
          <w:cols w:space="720" w:equalWidth="0">
            <w:col w:w="9380"/>
          </w:cols>
        </w:sectPr>
      </w:pPr>
    </w:p>
    <w:p w14:paraId="3B151274" w14:textId="77777777" w:rsidR="00987E15" w:rsidRDefault="0068775A">
      <w:pPr>
        <w:jc w:val="center"/>
        <w:rPr>
          <w:sz w:val="20"/>
          <w:szCs w:val="20"/>
        </w:rPr>
      </w:pPr>
      <w:bookmarkStart w:id="121" w:name="page28"/>
      <w:bookmarkEnd w:id="121"/>
      <w:r>
        <w:rPr>
          <w:rFonts w:ascii="Arial" w:eastAsia="Arial" w:hAnsi="Arial" w:cs="Arial"/>
        </w:rPr>
        <w:t>Work in progress &amp; draft: Comments and Corrections Welcome!</w:t>
      </w:r>
    </w:p>
    <w:p w14:paraId="3271C1B6"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14:anchorId="39FFE9ED" wp14:editId="29BDFE5E">
                <wp:simplePos x="0" y="0"/>
                <wp:positionH relativeFrom="column">
                  <wp:posOffset>251460</wp:posOffset>
                </wp:positionH>
                <wp:positionV relativeFrom="paragraph">
                  <wp:posOffset>23495</wp:posOffset>
                </wp:positionV>
                <wp:extent cx="544004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60E8AA" id="Shape 62"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DOPkae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5121273A" w14:textId="77777777" w:rsidR="00987E15" w:rsidRDefault="00987E15">
      <w:pPr>
        <w:spacing w:line="200" w:lineRule="exact"/>
        <w:rPr>
          <w:sz w:val="20"/>
          <w:szCs w:val="20"/>
        </w:rPr>
      </w:pPr>
    </w:p>
    <w:p w14:paraId="7FEABA2D" w14:textId="77777777" w:rsidR="00987E15" w:rsidRDefault="00987E15">
      <w:pPr>
        <w:spacing w:line="310" w:lineRule="exact"/>
        <w:rPr>
          <w:sz w:val="20"/>
          <w:szCs w:val="20"/>
        </w:rPr>
      </w:pPr>
    </w:p>
    <w:p w14:paraId="6AF555F1" w14:textId="77777777" w:rsidR="00987E15" w:rsidRDefault="0068775A">
      <w:pPr>
        <w:tabs>
          <w:tab w:val="left" w:pos="1040"/>
        </w:tabs>
        <w:spacing w:line="259" w:lineRule="auto"/>
        <w:ind w:left="1060" w:right="400" w:hanging="659"/>
        <w:rPr>
          <w:sz w:val="20"/>
          <w:szCs w:val="20"/>
        </w:rPr>
      </w:pPr>
      <w:r>
        <w:rPr>
          <w:rFonts w:ascii="Arial" w:eastAsia="Arial" w:hAnsi="Arial" w:cs="Arial"/>
          <w:sz w:val="24"/>
          <w:szCs w:val="24"/>
        </w:rPr>
        <w:t>B.6</w:t>
      </w:r>
      <w:r>
        <w:rPr>
          <w:rFonts w:ascii="Arial" w:eastAsia="Arial" w:hAnsi="Arial" w:cs="Arial"/>
          <w:sz w:val="24"/>
          <w:szCs w:val="24"/>
        </w:rPr>
        <w:tab/>
        <w:t>Epidemics stopping fragile people, non-pharmaceutical containment measures, no school in September 2020</w:t>
      </w:r>
    </w:p>
    <w:p w14:paraId="60EEF9A8"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78D42ABF" wp14:editId="7E78CFFA">
                <wp:simplePos x="0" y="0"/>
                <wp:positionH relativeFrom="column">
                  <wp:posOffset>1388745</wp:posOffset>
                </wp:positionH>
                <wp:positionV relativeFrom="paragraph">
                  <wp:posOffset>227965</wp:posOffset>
                </wp:positionV>
                <wp:extent cx="316547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500CFB4B" id="Shape 63"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09.35pt,17.95pt" to="358.6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" o:allowincell="f" filled="t" strokeweight=".30797mm">
                <v:stroke joinstyle="miter"/>
                <o:lock v:ext="edit" shapetype="f"/>
              </v:line>
            </w:pict>
          </mc:Fallback>
        </mc:AlternateContent>
      </w:r>
    </w:p>
    <w:p w14:paraId="4AEC8CA7" w14:textId="77777777" w:rsidR="00987E15" w:rsidRDefault="00987E15">
      <w:pPr>
        <w:spacing w:line="391"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7D955B62" w14:textId="77777777">
        <w:trPr>
          <w:trHeight w:val="239"/>
        </w:trPr>
        <w:tc>
          <w:tcPr>
            <w:tcW w:w="720" w:type="dxa"/>
            <w:vAlign w:val="bottom"/>
          </w:tcPr>
          <w:p w14:paraId="6FDCCEB6" w14:textId="77777777" w:rsidR="00987E15" w:rsidRDefault="00987E15">
            <w:pPr>
              <w:rPr>
                <w:sz w:val="20"/>
                <w:szCs w:val="20"/>
              </w:rPr>
            </w:pPr>
          </w:p>
        </w:tc>
        <w:tc>
          <w:tcPr>
            <w:tcW w:w="2240" w:type="dxa"/>
            <w:gridSpan w:val="2"/>
            <w:vAlign w:val="bottom"/>
          </w:tcPr>
          <w:p w14:paraId="04F3197A"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7D250C72"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115B7B49" w14:textId="77777777" w:rsidR="00987E15" w:rsidRDefault="0068775A">
            <w:pPr>
              <w:ind w:right="300"/>
              <w:jc w:val="right"/>
              <w:rPr>
                <w:sz w:val="20"/>
                <w:szCs w:val="20"/>
              </w:rPr>
            </w:pPr>
            <w:r>
              <w:rPr>
                <w:rFonts w:ascii="Arial" w:eastAsia="Arial" w:hAnsi="Arial" w:cs="Arial"/>
                <w:sz w:val="20"/>
                <w:szCs w:val="20"/>
              </w:rPr>
              <w:t>days</w:t>
            </w:r>
          </w:p>
        </w:tc>
      </w:tr>
      <w:tr w:rsidR="00987E15" w14:paraId="7BA8132F" w14:textId="77777777">
        <w:trPr>
          <w:trHeight w:val="239"/>
        </w:trPr>
        <w:tc>
          <w:tcPr>
            <w:tcW w:w="720" w:type="dxa"/>
            <w:vAlign w:val="bottom"/>
          </w:tcPr>
          <w:p w14:paraId="65DFC3D2" w14:textId="77777777" w:rsidR="00987E15" w:rsidRDefault="00987E15">
            <w:pPr>
              <w:rPr>
                <w:sz w:val="20"/>
                <w:szCs w:val="20"/>
              </w:rPr>
            </w:pPr>
          </w:p>
        </w:tc>
        <w:tc>
          <w:tcPr>
            <w:tcW w:w="1240" w:type="dxa"/>
            <w:vAlign w:val="bottom"/>
          </w:tcPr>
          <w:p w14:paraId="54684DFE"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4084E908" w14:textId="77777777" w:rsidR="00987E15" w:rsidRDefault="00987E15">
            <w:pPr>
              <w:rPr>
                <w:sz w:val="20"/>
                <w:szCs w:val="20"/>
              </w:rPr>
            </w:pPr>
          </w:p>
        </w:tc>
        <w:tc>
          <w:tcPr>
            <w:tcW w:w="1140" w:type="dxa"/>
            <w:vAlign w:val="bottom"/>
          </w:tcPr>
          <w:p w14:paraId="45ECB6FD"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2534F502" w14:textId="77777777" w:rsidR="00987E15" w:rsidRDefault="00987E15">
            <w:pPr>
              <w:rPr>
                <w:sz w:val="20"/>
                <w:szCs w:val="20"/>
              </w:rPr>
            </w:pPr>
          </w:p>
        </w:tc>
      </w:tr>
      <w:tr w:rsidR="00987E15" w14:paraId="443B8A56" w14:textId="77777777">
        <w:trPr>
          <w:trHeight w:val="247"/>
        </w:trPr>
        <w:tc>
          <w:tcPr>
            <w:tcW w:w="720" w:type="dxa"/>
            <w:vAlign w:val="bottom"/>
          </w:tcPr>
          <w:p w14:paraId="79F4DA85" w14:textId="77777777" w:rsidR="00987E15" w:rsidRDefault="00987E15">
            <w:pPr>
              <w:rPr>
                <w:sz w:val="21"/>
                <w:szCs w:val="21"/>
              </w:rPr>
            </w:pPr>
          </w:p>
        </w:tc>
        <w:tc>
          <w:tcPr>
            <w:tcW w:w="1240" w:type="dxa"/>
            <w:vAlign w:val="bottom"/>
          </w:tcPr>
          <w:p w14:paraId="4170289C"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06D2D21A" w14:textId="77777777" w:rsidR="00987E15" w:rsidRDefault="00987E15">
            <w:pPr>
              <w:rPr>
                <w:sz w:val="21"/>
                <w:szCs w:val="21"/>
              </w:rPr>
            </w:pPr>
          </w:p>
        </w:tc>
        <w:tc>
          <w:tcPr>
            <w:tcW w:w="1140" w:type="dxa"/>
            <w:vAlign w:val="bottom"/>
          </w:tcPr>
          <w:p w14:paraId="60D2D25C"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12DD05FE" w14:textId="77777777" w:rsidR="00987E15" w:rsidRDefault="00987E15">
            <w:pPr>
              <w:rPr>
                <w:sz w:val="21"/>
                <w:szCs w:val="21"/>
              </w:rPr>
            </w:pPr>
          </w:p>
        </w:tc>
      </w:tr>
      <w:tr w:rsidR="00987E15" w14:paraId="31FC3987" w14:textId="77777777">
        <w:trPr>
          <w:trHeight w:val="47"/>
        </w:trPr>
        <w:tc>
          <w:tcPr>
            <w:tcW w:w="720" w:type="dxa"/>
            <w:tcBorders>
              <w:bottom w:val="single" w:sz="8" w:space="0" w:color="auto"/>
            </w:tcBorders>
            <w:vAlign w:val="bottom"/>
          </w:tcPr>
          <w:p w14:paraId="3B36CD66" w14:textId="77777777" w:rsidR="00987E15" w:rsidRDefault="00987E15">
            <w:pPr>
              <w:rPr>
                <w:sz w:val="4"/>
                <w:szCs w:val="4"/>
              </w:rPr>
            </w:pPr>
          </w:p>
        </w:tc>
        <w:tc>
          <w:tcPr>
            <w:tcW w:w="1240" w:type="dxa"/>
            <w:tcBorders>
              <w:bottom w:val="single" w:sz="8" w:space="0" w:color="auto"/>
            </w:tcBorders>
            <w:vAlign w:val="bottom"/>
          </w:tcPr>
          <w:p w14:paraId="407298D2" w14:textId="77777777" w:rsidR="00987E15" w:rsidRDefault="00987E15">
            <w:pPr>
              <w:rPr>
                <w:sz w:val="4"/>
                <w:szCs w:val="4"/>
              </w:rPr>
            </w:pPr>
          </w:p>
        </w:tc>
        <w:tc>
          <w:tcPr>
            <w:tcW w:w="1000" w:type="dxa"/>
            <w:tcBorders>
              <w:bottom w:val="single" w:sz="8" w:space="0" w:color="auto"/>
            </w:tcBorders>
            <w:vAlign w:val="bottom"/>
          </w:tcPr>
          <w:p w14:paraId="075D972B" w14:textId="77777777" w:rsidR="00987E15" w:rsidRDefault="00987E15">
            <w:pPr>
              <w:rPr>
                <w:sz w:val="4"/>
                <w:szCs w:val="4"/>
              </w:rPr>
            </w:pPr>
          </w:p>
        </w:tc>
        <w:tc>
          <w:tcPr>
            <w:tcW w:w="1140" w:type="dxa"/>
            <w:tcBorders>
              <w:bottom w:val="single" w:sz="8" w:space="0" w:color="auto"/>
            </w:tcBorders>
            <w:vAlign w:val="bottom"/>
          </w:tcPr>
          <w:p w14:paraId="2C7D0F29" w14:textId="77777777" w:rsidR="00987E15" w:rsidRDefault="00987E15">
            <w:pPr>
              <w:rPr>
                <w:sz w:val="4"/>
                <w:szCs w:val="4"/>
              </w:rPr>
            </w:pPr>
          </w:p>
        </w:tc>
        <w:tc>
          <w:tcPr>
            <w:tcW w:w="900" w:type="dxa"/>
            <w:tcBorders>
              <w:bottom w:val="single" w:sz="8" w:space="0" w:color="auto"/>
            </w:tcBorders>
            <w:vAlign w:val="bottom"/>
          </w:tcPr>
          <w:p w14:paraId="54BB56C2" w14:textId="77777777" w:rsidR="00987E15" w:rsidRDefault="00987E15">
            <w:pPr>
              <w:rPr>
                <w:sz w:val="4"/>
                <w:szCs w:val="4"/>
              </w:rPr>
            </w:pPr>
          </w:p>
        </w:tc>
      </w:tr>
      <w:tr w:rsidR="00987E15" w14:paraId="115E5984" w14:textId="77777777">
        <w:trPr>
          <w:trHeight w:val="273"/>
        </w:trPr>
        <w:tc>
          <w:tcPr>
            <w:tcW w:w="720" w:type="dxa"/>
            <w:vAlign w:val="bottom"/>
          </w:tcPr>
          <w:p w14:paraId="3437BCD8"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59548B46" w14:textId="77777777" w:rsidR="00987E15" w:rsidRDefault="0068775A">
            <w:pPr>
              <w:ind w:right="140"/>
              <w:jc w:val="right"/>
              <w:rPr>
                <w:sz w:val="20"/>
                <w:szCs w:val="20"/>
              </w:rPr>
            </w:pPr>
            <w:r>
              <w:rPr>
                <w:rFonts w:ascii="Arial" w:eastAsia="Arial" w:hAnsi="Arial" w:cs="Arial"/>
                <w:sz w:val="20"/>
                <w:szCs w:val="20"/>
              </w:rPr>
              <w:t>952.00</w:t>
            </w:r>
          </w:p>
        </w:tc>
        <w:tc>
          <w:tcPr>
            <w:tcW w:w="1000" w:type="dxa"/>
            <w:vAlign w:val="bottom"/>
          </w:tcPr>
          <w:p w14:paraId="1B6FF059"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306439BC"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1007AC01" w14:textId="77777777" w:rsidR="00987E15" w:rsidRDefault="0068775A">
            <w:pPr>
              <w:ind w:right="20"/>
              <w:jc w:val="right"/>
              <w:rPr>
                <w:sz w:val="20"/>
                <w:szCs w:val="20"/>
              </w:rPr>
            </w:pPr>
            <w:r>
              <w:rPr>
                <w:rFonts w:ascii="Arial" w:eastAsia="Arial" w:hAnsi="Arial" w:cs="Arial"/>
                <w:sz w:val="20"/>
                <w:szCs w:val="20"/>
              </w:rPr>
              <w:t>1000.00</w:t>
            </w:r>
          </w:p>
        </w:tc>
      </w:tr>
      <w:tr w:rsidR="00987E15" w14:paraId="7452EC1A" w14:textId="77777777">
        <w:trPr>
          <w:trHeight w:val="239"/>
        </w:trPr>
        <w:tc>
          <w:tcPr>
            <w:tcW w:w="720" w:type="dxa"/>
            <w:vAlign w:val="bottom"/>
          </w:tcPr>
          <w:p w14:paraId="6B9CC470"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7828F252" w14:textId="77777777" w:rsidR="00987E15" w:rsidRDefault="0068775A">
            <w:pPr>
              <w:ind w:right="140"/>
              <w:jc w:val="right"/>
              <w:rPr>
                <w:sz w:val="20"/>
                <w:szCs w:val="20"/>
              </w:rPr>
            </w:pPr>
            <w:r>
              <w:rPr>
                <w:rFonts w:ascii="Arial" w:eastAsia="Arial" w:hAnsi="Arial" w:cs="Arial"/>
                <w:sz w:val="20"/>
                <w:szCs w:val="20"/>
              </w:rPr>
              <w:t>4.38</w:t>
            </w:r>
          </w:p>
        </w:tc>
        <w:tc>
          <w:tcPr>
            <w:tcW w:w="1000" w:type="dxa"/>
            <w:vAlign w:val="bottom"/>
          </w:tcPr>
          <w:p w14:paraId="55E53AE2" w14:textId="77777777" w:rsidR="00987E15" w:rsidRDefault="0068775A">
            <w:pPr>
              <w:ind w:right="20"/>
              <w:jc w:val="right"/>
              <w:rPr>
                <w:sz w:val="20"/>
                <w:szCs w:val="20"/>
              </w:rPr>
            </w:pPr>
            <w:r>
              <w:rPr>
                <w:rFonts w:ascii="Arial" w:eastAsia="Arial" w:hAnsi="Arial" w:cs="Arial"/>
                <w:sz w:val="20"/>
                <w:szCs w:val="20"/>
              </w:rPr>
              <w:t>154.15</w:t>
            </w:r>
          </w:p>
        </w:tc>
        <w:tc>
          <w:tcPr>
            <w:tcW w:w="1140" w:type="dxa"/>
            <w:vAlign w:val="bottom"/>
          </w:tcPr>
          <w:p w14:paraId="5610DD1F" w14:textId="77777777" w:rsidR="00987E15" w:rsidRDefault="0068775A">
            <w:pPr>
              <w:ind w:right="20"/>
              <w:jc w:val="right"/>
              <w:rPr>
                <w:sz w:val="20"/>
                <w:szCs w:val="20"/>
              </w:rPr>
            </w:pPr>
            <w:r>
              <w:rPr>
                <w:rFonts w:ascii="Arial" w:eastAsia="Arial" w:hAnsi="Arial" w:cs="Arial"/>
                <w:sz w:val="20"/>
                <w:szCs w:val="20"/>
              </w:rPr>
              <w:t>408.50</w:t>
            </w:r>
          </w:p>
        </w:tc>
        <w:tc>
          <w:tcPr>
            <w:tcW w:w="900" w:type="dxa"/>
            <w:vAlign w:val="bottom"/>
          </w:tcPr>
          <w:p w14:paraId="5FFFD31D" w14:textId="77777777" w:rsidR="00987E15" w:rsidRDefault="0068775A">
            <w:pPr>
              <w:ind w:right="20"/>
              <w:jc w:val="right"/>
              <w:rPr>
                <w:sz w:val="20"/>
                <w:szCs w:val="20"/>
              </w:rPr>
            </w:pPr>
            <w:r>
              <w:rPr>
                <w:rFonts w:ascii="Arial" w:eastAsia="Arial" w:hAnsi="Arial" w:cs="Arial"/>
                <w:sz w:val="20"/>
                <w:szCs w:val="20"/>
              </w:rPr>
              <w:t>195.81</w:t>
            </w:r>
          </w:p>
        </w:tc>
      </w:tr>
      <w:tr w:rsidR="00987E15" w14:paraId="79ABE93B" w14:textId="77777777">
        <w:trPr>
          <w:trHeight w:val="239"/>
        </w:trPr>
        <w:tc>
          <w:tcPr>
            <w:tcW w:w="720" w:type="dxa"/>
            <w:vAlign w:val="bottom"/>
          </w:tcPr>
          <w:p w14:paraId="2C38A938"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14C081EB" w14:textId="77777777" w:rsidR="00987E15" w:rsidRDefault="0068775A">
            <w:pPr>
              <w:ind w:right="140"/>
              <w:jc w:val="right"/>
              <w:rPr>
                <w:sz w:val="20"/>
                <w:szCs w:val="20"/>
              </w:rPr>
            </w:pPr>
            <w:r>
              <w:rPr>
                <w:rFonts w:ascii="Arial" w:eastAsia="Arial" w:hAnsi="Arial" w:cs="Arial"/>
                <w:sz w:val="20"/>
                <w:szCs w:val="20"/>
              </w:rPr>
              <w:t>7.52</w:t>
            </w:r>
          </w:p>
        </w:tc>
        <w:tc>
          <w:tcPr>
            <w:tcW w:w="1000" w:type="dxa"/>
            <w:vAlign w:val="bottom"/>
          </w:tcPr>
          <w:p w14:paraId="3844CD2B" w14:textId="77777777" w:rsidR="00987E15" w:rsidRDefault="0068775A">
            <w:pPr>
              <w:ind w:right="20"/>
              <w:jc w:val="right"/>
              <w:rPr>
                <w:sz w:val="20"/>
                <w:szCs w:val="20"/>
              </w:rPr>
            </w:pPr>
            <w:r>
              <w:rPr>
                <w:rFonts w:ascii="Arial" w:eastAsia="Arial" w:hAnsi="Arial" w:cs="Arial"/>
                <w:sz w:val="20"/>
                <w:szCs w:val="20"/>
              </w:rPr>
              <w:t>170.22</w:t>
            </w:r>
          </w:p>
        </w:tc>
        <w:tc>
          <w:tcPr>
            <w:tcW w:w="1140" w:type="dxa"/>
            <w:vAlign w:val="bottom"/>
          </w:tcPr>
          <w:p w14:paraId="427FB852" w14:textId="77777777" w:rsidR="00987E15" w:rsidRDefault="0068775A">
            <w:pPr>
              <w:ind w:right="20"/>
              <w:jc w:val="right"/>
              <w:rPr>
                <w:sz w:val="20"/>
                <w:szCs w:val="20"/>
              </w:rPr>
            </w:pPr>
            <w:r>
              <w:rPr>
                <w:rFonts w:ascii="Arial" w:eastAsia="Arial" w:hAnsi="Arial" w:cs="Arial"/>
                <w:sz w:val="20"/>
                <w:szCs w:val="20"/>
              </w:rPr>
              <w:t>456.08</w:t>
            </w:r>
          </w:p>
        </w:tc>
        <w:tc>
          <w:tcPr>
            <w:tcW w:w="900" w:type="dxa"/>
            <w:vAlign w:val="bottom"/>
          </w:tcPr>
          <w:p w14:paraId="38CF097E" w14:textId="77777777" w:rsidR="00987E15" w:rsidRDefault="0068775A">
            <w:pPr>
              <w:ind w:right="20"/>
              <w:jc w:val="right"/>
              <w:rPr>
                <w:sz w:val="20"/>
                <w:szCs w:val="20"/>
              </w:rPr>
            </w:pPr>
            <w:r>
              <w:rPr>
                <w:rFonts w:ascii="Arial" w:eastAsia="Arial" w:hAnsi="Arial" w:cs="Arial"/>
                <w:sz w:val="20"/>
                <w:szCs w:val="20"/>
              </w:rPr>
              <w:t>129.52</w:t>
            </w:r>
          </w:p>
        </w:tc>
      </w:tr>
      <w:tr w:rsidR="00987E15" w14:paraId="2436D9C7" w14:textId="77777777">
        <w:trPr>
          <w:trHeight w:val="239"/>
        </w:trPr>
        <w:tc>
          <w:tcPr>
            <w:tcW w:w="720" w:type="dxa"/>
            <w:vAlign w:val="bottom"/>
          </w:tcPr>
          <w:p w14:paraId="531F810E"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7AA6E367"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6F6EE724"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0CA652AE"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63BEA7C3" w14:textId="77777777" w:rsidR="00987E15" w:rsidRDefault="0068775A">
            <w:pPr>
              <w:ind w:right="20"/>
              <w:jc w:val="right"/>
              <w:rPr>
                <w:sz w:val="20"/>
                <w:szCs w:val="20"/>
              </w:rPr>
            </w:pPr>
            <w:r>
              <w:rPr>
                <w:rFonts w:ascii="Arial" w:eastAsia="Arial" w:hAnsi="Arial" w:cs="Arial"/>
                <w:sz w:val="20"/>
                <w:szCs w:val="20"/>
              </w:rPr>
              <w:t>14.00</w:t>
            </w:r>
          </w:p>
        </w:tc>
      </w:tr>
      <w:tr w:rsidR="00987E15" w14:paraId="2E146829" w14:textId="77777777">
        <w:trPr>
          <w:trHeight w:val="239"/>
        </w:trPr>
        <w:tc>
          <w:tcPr>
            <w:tcW w:w="720" w:type="dxa"/>
            <w:vAlign w:val="bottom"/>
          </w:tcPr>
          <w:p w14:paraId="674D7D62"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22D00D7E"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2A25C0A" w14:textId="77777777" w:rsidR="00987E15" w:rsidRDefault="0068775A">
            <w:pPr>
              <w:ind w:right="20"/>
              <w:jc w:val="right"/>
              <w:rPr>
                <w:sz w:val="20"/>
                <w:szCs w:val="20"/>
              </w:rPr>
            </w:pPr>
            <w:r>
              <w:rPr>
                <w:rFonts w:ascii="Arial" w:eastAsia="Arial" w:hAnsi="Arial" w:cs="Arial"/>
                <w:sz w:val="20"/>
                <w:szCs w:val="20"/>
              </w:rPr>
              <w:t>9.00</w:t>
            </w:r>
          </w:p>
        </w:tc>
        <w:tc>
          <w:tcPr>
            <w:tcW w:w="1140" w:type="dxa"/>
            <w:vAlign w:val="bottom"/>
          </w:tcPr>
          <w:p w14:paraId="49B1A720" w14:textId="77777777" w:rsidR="00987E15" w:rsidRDefault="0068775A">
            <w:pPr>
              <w:ind w:right="20"/>
              <w:jc w:val="right"/>
              <w:rPr>
                <w:sz w:val="20"/>
                <w:szCs w:val="20"/>
              </w:rPr>
            </w:pPr>
            <w:r>
              <w:rPr>
                <w:rFonts w:ascii="Arial" w:eastAsia="Arial" w:hAnsi="Arial" w:cs="Arial"/>
                <w:sz w:val="20"/>
                <w:szCs w:val="20"/>
              </w:rPr>
              <w:t>19.00</w:t>
            </w:r>
          </w:p>
        </w:tc>
        <w:tc>
          <w:tcPr>
            <w:tcW w:w="900" w:type="dxa"/>
            <w:vAlign w:val="bottom"/>
          </w:tcPr>
          <w:p w14:paraId="3F655902" w14:textId="77777777" w:rsidR="00987E15" w:rsidRDefault="0068775A">
            <w:pPr>
              <w:ind w:right="20"/>
              <w:jc w:val="right"/>
              <w:rPr>
                <w:sz w:val="20"/>
                <w:szCs w:val="20"/>
              </w:rPr>
            </w:pPr>
            <w:r>
              <w:rPr>
                <w:rFonts w:ascii="Arial" w:eastAsia="Arial" w:hAnsi="Arial" w:cs="Arial"/>
                <w:sz w:val="20"/>
                <w:szCs w:val="20"/>
              </w:rPr>
              <w:t>90.00</w:t>
            </w:r>
          </w:p>
        </w:tc>
      </w:tr>
      <w:tr w:rsidR="00987E15" w14:paraId="088F8168" w14:textId="77777777">
        <w:trPr>
          <w:trHeight w:val="239"/>
        </w:trPr>
        <w:tc>
          <w:tcPr>
            <w:tcW w:w="720" w:type="dxa"/>
            <w:vAlign w:val="bottom"/>
          </w:tcPr>
          <w:p w14:paraId="5FECBCD7"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18157D0B"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0B6AC8EB" w14:textId="77777777" w:rsidR="00987E15" w:rsidRDefault="0068775A">
            <w:pPr>
              <w:ind w:right="20"/>
              <w:jc w:val="right"/>
              <w:rPr>
                <w:sz w:val="20"/>
                <w:szCs w:val="20"/>
              </w:rPr>
            </w:pPr>
            <w:r>
              <w:rPr>
                <w:rFonts w:ascii="Arial" w:eastAsia="Arial" w:hAnsi="Arial" w:cs="Arial"/>
                <w:sz w:val="20"/>
                <w:szCs w:val="20"/>
              </w:rPr>
              <w:t>93.50</w:t>
            </w:r>
          </w:p>
        </w:tc>
        <w:tc>
          <w:tcPr>
            <w:tcW w:w="1140" w:type="dxa"/>
            <w:vAlign w:val="bottom"/>
          </w:tcPr>
          <w:p w14:paraId="1AAAA282" w14:textId="77777777" w:rsidR="00987E15" w:rsidRDefault="0068775A">
            <w:pPr>
              <w:ind w:right="20"/>
              <w:jc w:val="right"/>
              <w:rPr>
                <w:sz w:val="20"/>
                <w:szCs w:val="20"/>
              </w:rPr>
            </w:pPr>
            <w:r>
              <w:rPr>
                <w:rFonts w:ascii="Arial" w:eastAsia="Arial" w:hAnsi="Arial" w:cs="Arial"/>
                <w:sz w:val="20"/>
                <w:szCs w:val="20"/>
              </w:rPr>
              <w:t>251.00</w:t>
            </w:r>
          </w:p>
        </w:tc>
        <w:tc>
          <w:tcPr>
            <w:tcW w:w="900" w:type="dxa"/>
            <w:vAlign w:val="bottom"/>
          </w:tcPr>
          <w:p w14:paraId="1F29257A" w14:textId="77777777" w:rsidR="00987E15" w:rsidRDefault="0068775A">
            <w:pPr>
              <w:ind w:right="20"/>
              <w:jc w:val="right"/>
              <w:rPr>
                <w:sz w:val="20"/>
                <w:szCs w:val="20"/>
              </w:rPr>
            </w:pPr>
            <w:r>
              <w:rPr>
                <w:rFonts w:ascii="Arial" w:eastAsia="Arial" w:hAnsi="Arial" w:cs="Arial"/>
                <w:sz w:val="20"/>
                <w:szCs w:val="20"/>
              </w:rPr>
              <w:t>154.50</w:t>
            </w:r>
          </w:p>
        </w:tc>
      </w:tr>
      <w:tr w:rsidR="00987E15" w14:paraId="5780D2A4" w14:textId="77777777">
        <w:trPr>
          <w:trHeight w:val="239"/>
        </w:trPr>
        <w:tc>
          <w:tcPr>
            <w:tcW w:w="720" w:type="dxa"/>
            <w:vAlign w:val="bottom"/>
          </w:tcPr>
          <w:p w14:paraId="04641C38"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0F9B54FB" w14:textId="77777777" w:rsidR="00987E15" w:rsidRDefault="0068775A">
            <w:pPr>
              <w:ind w:right="140"/>
              <w:jc w:val="right"/>
              <w:rPr>
                <w:sz w:val="20"/>
                <w:szCs w:val="20"/>
              </w:rPr>
            </w:pPr>
            <w:r>
              <w:rPr>
                <w:rFonts w:ascii="Arial" w:eastAsia="Arial" w:hAnsi="Arial" w:cs="Arial"/>
                <w:sz w:val="20"/>
                <w:szCs w:val="20"/>
              </w:rPr>
              <w:t>7.25</w:t>
            </w:r>
          </w:p>
        </w:tc>
        <w:tc>
          <w:tcPr>
            <w:tcW w:w="1000" w:type="dxa"/>
            <w:vAlign w:val="bottom"/>
          </w:tcPr>
          <w:p w14:paraId="5517E358" w14:textId="77777777" w:rsidR="00987E15" w:rsidRDefault="0068775A">
            <w:pPr>
              <w:ind w:right="20"/>
              <w:jc w:val="right"/>
              <w:rPr>
                <w:sz w:val="20"/>
                <w:szCs w:val="20"/>
              </w:rPr>
            </w:pPr>
            <w:r>
              <w:rPr>
                <w:rFonts w:ascii="Arial" w:eastAsia="Arial" w:hAnsi="Arial" w:cs="Arial"/>
                <w:sz w:val="20"/>
                <w:szCs w:val="20"/>
              </w:rPr>
              <w:t>264.25</w:t>
            </w:r>
          </w:p>
        </w:tc>
        <w:tc>
          <w:tcPr>
            <w:tcW w:w="1140" w:type="dxa"/>
            <w:vAlign w:val="bottom"/>
          </w:tcPr>
          <w:p w14:paraId="10798FB9" w14:textId="77777777" w:rsidR="00987E15" w:rsidRDefault="0068775A">
            <w:pPr>
              <w:ind w:right="20"/>
              <w:jc w:val="right"/>
              <w:rPr>
                <w:sz w:val="20"/>
                <w:szCs w:val="20"/>
              </w:rPr>
            </w:pPr>
            <w:r>
              <w:rPr>
                <w:rFonts w:ascii="Arial" w:eastAsia="Arial" w:hAnsi="Arial" w:cs="Arial"/>
                <w:sz w:val="20"/>
                <w:szCs w:val="20"/>
              </w:rPr>
              <w:t>747.50</w:t>
            </w:r>
          </w:p>
        </w:tc>
        <w:tc>
          <w:tcPr>
            <w:tcW w:w="900" w:type="dxa"/>
            <w:vAlign w:val="bottom"/>
          </w:tcPr>
          <w:p w14:paraId="228B5D23" w14:textId="77777777" w:rsidR="00987E15" w:rsidRDefault="0068775A">
            <w:pPr>
              <w:ind w:right="20"/>
              <w:jc w:val="right"/>
              <w:rPr>
                <w:sz w:val="20"/>
                <w:szCs w:val="20"/>
              </w:rPr>
            </w:pPr>
            <w:r>
              <w:rPr>
                <w:rFonts w:ascii="Arial" w:eastAsia="Arial" w:hAnsi="Arial" w:cs="Arial"/>
                <w:sz w:val="20"/>
                <w:szCs w:val="20"/>
              </w:rPr>
              <w:t>294.00</w:t>
            </w:r>
          </w:p>
        </w:tc>
      </w:tr>
      <w:tr w:rsidR="00987E15" w14:paraId="18511061" w14:textId="77777777">
        <w:trPr>
          <w:trHeight w:val="247"/>
        </w:trPr>
        <w:tc>
          <w:tcPr>
            <w:tcW w:w="720" w:type="dxa"/>
            <w:vAlign w:val="bottom"/>
          </w:tcPr>
          <w:p w14:paraId="041DCFFF"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06C12B21" w14:textId="77777777" w:rsidR="00987E15" w:rsidRDefault="0068775A">
            <w:pPr>
              <w:ind w:right="140"/>
              <w:jc w:val="right"/>
              <w:rPr>
                <w:sz w:val="20"/>
                <w:szCs w:val="20"/>
              </w:rPr>
            </w:pPr>
            <w:r>
              <w:rPr>
                <w:rFonts w:ascii="Arial" w:eastAsia="Arial" w:hAnsi="Arial" w:cs="Arial"/>
                <w:sz w:val="20"/>
                <w:szCs w:val="20"/>
              </w:rPr>
              <w:t>57.00</w:t>
            </w:r>
          </w:p>
        </w:tc>
        <w:tc>
          <w:tcPr>
            <w:tcW w:w="1000" w:type="dxa"/>
            <w:vAlign w:val="bottom"/>
          </w:tcPr>
          <w:p w14:paraId="3BA03B06" w14:textId="77777777" w:rsidR="00987E15" w:rsidRDefault="0068775A">
            <w:pPr>
              <w:ind w:right="20"/>
              <w:jc w:val="right"/>
              <w:rPr>
                <w:sz w:val="20"/>
                <w:szCs w:val="20"/>
              </w:rPr>
            </w:pPr>
            <w:r>
              <w:rPr>
                <w:rFonts w:ascii="Arial" w:eastAsia="Arial" w:hAnsi="Arial" w:cs="Arial"/>
                <w:sz w:val="20"/>
                <w:szCs w:val="20"/>
              </w:rPr>
              <w:t>820.00</w:t>
            </w:r>
          </w:p>
        </w:tc>
        <w:tc>
          <w:tcPr>
            <w:tcW w:w="1140" w:type="dxa"/>
            <w:vAlign w:val="bottom"/>
          </w:tcPr>
          <w:p w14:paraId="0D052B33" w14:textId="77777777" w:rsidR="00987E15" w:rsidRDefault="0068775A">
            <w:pPr>
              <w:ind w:right="20"/>
              <w:jc w:val="right"/>
              <w:rPr>
                <w:sz w:val="20"/>
                <w:szCs w:val="20"/>
              </w:rPr>
            </w:pPr>
            <w:r>
              <w:rPr>
                <w:rFonts w:ascii="Arial" w:eastAsia="Arial" w:hAnsi="Arial" w:cs="Arial"/>
                <w:sz w:val="20"/>
                <w:szCs w:val="20"/>
              </w:rPr>
              <w:t>2079.00</w:t>
            </w:r>
          </w:p>
        </w:tc>
        <w:tc>
          <w:tcPr>
            <w:tcW w:w="900" w:type="dxa"/>
            <w:vAlign w:val="bottom"/>
          </w:tcPr>
          <w:p w14:paraId="1A570B16" w14:textId="77777777" w:rsidR="00987E15" w:rsidRDefault="0068775A">
            <w:pPr>
              <w:ind w:right="20"/>
              <w:jc w:val="right"/>
              <w:rPr>
                <w:sz w:val="20"/>
                <w:szCs w:val="20"/>
              </w:rPr>
            </w:pPr>
            <w:r>
              <w:rPr>
                <w:rFonts w:ascii="Arial" w:eastAsia="Arial" w:hAnsi="Arial" w:cs="Arial"/>
                <w:sz w:val="20"/>
                <w:szCs w:val="20"/>
              </w:rPr>
              <w:t>660.00</w:t>
            </w:r>
          </w:p>
        </w:tc>
      </w:tr>
      <w:tr w:rsidR="00987E15" w14:paraId="1734C6E2" w14:textId="77777777">
        <w:trPr>
          <w:trHeight w:val="47"/>
        </w:trPr>
        <w:tc>
          <w:tcPr>
            <w:tcW w:w="720" w:type="dxa"/>
            <w:tcBorders>
              <w:bottom w:val="single" w:sz="8" w:space="0" w:color="auto"/>
            </w:tcBorders>
            <w:vAlign w:val="bottom"/>
          </w:tcPr>
          <w:p w14:paraId="78EE145B" w14:textId="77777777" w:rsidR="00987E15" w:rsidRDefault="00987E15">
            <w:pPr>
              <w:rPr>
                <w:sz w:val="4"/>
                <w:szCs w:val="4"/>
              </w:rPr>
            </w:pPr>
          </w:p>
        </w:tc>
        <w:tc>
          <w:tcPr>
            <w:tcW w:w="1240" w:type="dxa"/>
            <w:tcBorders>
              <w:bottom w:val="single" w:sz="8" w:space="0" w:color="auto"/>
            </w:tcBorders>
            <w:vAlign w:val="bottom"/>
          </w:tcPr>
          <w:p w14:paraId="608FCCF6" w14:textId="77777777" w:rsidR="00987E15" w:rsidRDefault="00987E15">
            <w:pPr>
              <w:rPr>
                <w:sz w:val="4"/>
                <w:szCs w:val="4"/>
              </w:rPr>
            </w:pPr>
          </w:p>
        </w:tc>
        <w:tc>
          <w:tcPr>
            <w:tcW w:w="1000" w:type="dxa"/>
            <w:tcBorders>
              <w:bottom w:val="single" w:sz="8" w:space="0" w:color="auto"/>
            </w:tcBorders>
            <w:vAlign w:val="bottom"/>
          </w:tcPr>
          <w:p w14:paraId="07B6D469" w14:textId="77777777" w:rsidR="00987E15" w:rsidRDefault="00987E15">
            <w:pPr>
              <w:rPr>
                <w:sz w:val="4"/>
                <w:szCs w:val="4"/>
              </w:rPr>
            </w:pPr>
          </w:p>
        </w:tc>
        <w:tc>
          <w:tcPr>
            <w:tcW w:w="1140" w:type="dxa"/>
            <w:tcBorders>
              <w:bottom w:val="single" w:sz="8" w:space="0" w:color="auto"/>
            </w:tcBorders>
            <w:vAlign w:val="bottom"/>
          </w:tcPr>
          <w:p w14:paraId="0BFF67DC" w14:textId="77777777" w:rsidR="00987E15" w:rsidRDefault="00987E15">
            <w:pPr>
              <w:rPr>
                <w:sz w:val="4"/>
                <w:szCs w:val="4"/>
              </w:rPr>
            </w:pPr>
          </w:p>
        </w:tc>
        <w:tc>
          <w:tcPr>
            <w:tcW w:w="900" w:type="dxa"/>
            <w:tcBorders>
              <w:bottom w:val="single" w:sz="8" w:space="0" w:color="auto"/>
            </w:tcBorders>
            <w:vAlign w:val="bottom"/>
          </w:tcPr>
          <w:p w14:paraId="604020BC" w14:textId="77777777" w:rsidR="00987E15" w:rsidRDefault="00987E15">
            <w:pPr>
              <w:rPr>
                <w:sz w:val="4"/>
                <w:szCs w:val="4"/>
              </w:rPr>
            </w:pPr>
          </w:p>
        </w:tc>
      </w:tr>
    </w:tbl>
    <w:p w14:paraId="5EBE85DF" w14:textId="77777777" w:rsidR="00987E15" w:rsidRDefault="00987E15">
      <w:pPr>
        <w:spacing w:line="164" w:lineRule="exact"/>
        <w:rPr>
          <w:sz w:val="20"/>
          <w:szCs w:val="20"/>
        </w:rPr>
      </w:pPr>
    </w:p>
    <w:p w14:paraId="4E229793" w14:textId="77777777" w:rsidR="00987E15" w:rsidRDefault="0068775A">
      <w:pPr>
        <w:spacing w:line="276" w:lineRule="auto"/>
        <w:ind w:left="400" w:right="400"/>
        <w:rPr>
          <w:sz w:val="20"/>
          <w:szCs w:val="20"/>
        </w:rPr>
      </w:pPr>
      <w:r>
        <w:rPr>
          <w:rFonts w:ascii="Arial" w:eastAsia="Arial" w:hAnsi="Arial" w:cs="Arial"/>
        </w:rPr>
        <w:t>Table 7: Epidemics limiting fragile people mobility, non-pharmaceutical containment mea-sures, no school in September 2020</w:t>
      </w:r>
    </w:p>
    <w:p w14:paraId="201DBAE5" w14:textId="77777777" w:rsidR="00987E15" w:rsidRDefault="0068775A">
      <w:pPr>
        <w:spacing w:line="20" w:lineRule="exact"/>
        <w:rPr>
          <w:sz w:val="20"/>
          <w:szCs w:val="20"/>
        </w:rPr>
      </w:pPr>
      <w:r>
        <w:rPr>
          <w:noProof/>
          <w:sz w:val="20"/>
          <w:szCs w:val="20"/>
        </w:rPr>
        <w:drawing>
          <wp:anchor distT="0" distB="0" distL="114300" distR="114300" simplePos="0" relativeHeight="251683840" behindDoc="1" locked="0" layoutInCell="0" allowOverlap="1" wp14:anchorId="7BCFADEA" wp14:editId="694FF333">
            <wp:simplePos x="0" y="0"/>
            <wp:positionH relativeFrom="column">
              <wp:posOffset>772795</wp:posOffset>
            </wp:positionH>
            <wp:positionV relativeFrom="paragraph">
              <wp:posOffset>276225</wp:posOffset>
            </wp:positionV>
            <wp:extent cx="4352290" cy="28606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a:stretch>
                      <a:fillRect/>
                    </a:stretch>
                  </pic:blipFill>
                  <pic:spPr bwMode="auto">
                    <a:xfrm>
                      <a:off x="0" y="0"/>
                      <a:ext cx="4352290" cy="2860675"/>
                    </a:xfrm>
                    <a:prstGeom prst="rect">
                      <a:avLst/>
                    </a:prstGeom>
                    <a:noFill/>
                  </pic:spPr>
                </pic:pic>
              </a:graphicData>
            </a:graphic>
          </wp:anchor>
        </w:drawing>
      </w:r>
    </w:p>
    <w:p w14:paraId="2F97AA86" w14:textId="77777777" w:rsidR="00987E15" w:rsidRDefault="00987E15">
      <w:pPr>
        <w:spacing w:line="200" w:lineRule="exact"/>
        <w:rPr>
          <w:sz w:val="20"/>
          <w:szCs w:val="20"/>
        </w:rPr>
      </w:pPr>
    </w:p>
    <w:p w14:paraId="6875AD85" w14:textId="77777777" w:rsidR="00987E15" w:rsidRDefault="00987E15">
      <w:pPr>
        <w:spacing w:line="200" w:lineRule="exact"/>
        <w:rPr>
          <w:sz w:val="20"/>
          <w:szCs w:val="20"/>
        </w:rPr>
      </w:pPr>
    </w:p>
    <w:p w14:paraId="058EB52A" w14:textId="77777777" w:rsidR="00987E15" w:rsidRDefault="00987E15">
      <w:pPr>
        <w:spacing w:line="200" w:lineRule="exact"/>
        <w:rPr>
          <w:sz w:val="20"/>
          <w:szCs w:val="20"/>
        </w:rPr>
      </w:pPr>
    </w:p>
    <w:p w14:paraId="4EC8CAAC" w14:textId="77777777" w:rsidR="00987E15" w:rsidRDefault="00987E15">
      <w:pPr>
        <w:spacing w:line="200" w:lineRule="exact"/>
        <w:rPr>
          <w:sz w:val="20"/>
          <w:szCs w:val="20"/>
        </w:rPr>
      </w:pPr>
    </w:p>
    <w:p w14:paraId="08140E17" w14:textId="77777777" w:rsidR="00987E15" w:rsidRDefault="00987E15">
      <w:pPr>
        <w:spacing w:line="200" w:lineRule="exact"/>
        <w:rPr>
          <w:sz w:val="20"/>
          <w:szCs w:val="20"/>
        </w:rPr>
      </w:pPr>
    </w:p>
    <w:p w14:paraId="046D4786" w14:textId="77777777" w:rsidR="00987E15" w:rsidRDefault="00987E15">
      <w:pPr>
        <w:spacing w:line="200" w:lineRule="exact"/>
        <w:rPr>
          <w:sz w:val="20"/>
          <w:szCs w:val="20"/>
        </w:rPr>
      </w:pPr>
    </w:p>
    <w:p w14:paraId="6F5D97E0" w14:textId="77777777" w:rsidR="00987E15" w:rsidRDefault="00987E15">
      <w:pPr>
        <w:spacing w:line="200" w:lineRule="exact"/>
        <w:rPr>
          <w:sz w:val="20"/>
          <w:szCs w:val="20"/>
        </w:rPr>
      </w:pPr>
    </w:p>
    <w:p w14:paraId="74984F0D" w14:textId="77777777" w:rsidR="00987E15" w:rsidRDefault="00987E15">
      <w:pPr>
        <w:spacing w:line="200" w:lineRule="exact"/>
        <w:rPr>
          <w:sz w:val="20"/>
          <w:szCs w:val="20"/>
        </w:rPr>
      </w:pPr>
    </w:p>
    <w:p w14:paraId="121DAE78" w14:textId="77777777" w:rsidR="00987E15" w:rsidRDefault="00987E15">
      <w:pPr>
        <w:spacing w:line="200" w:lineRule="exact"/>
        <w:rPr>
          <w:sz w:val="20"/>
          <w:szCs w:val="20"/>
        </w:rPr>
      </w:pPr>
    </w:p>
    <w:p w14:paraId="17BAF81B" w14:textId="77777777" w:rsidR="00987E15" w:rsidRDefault="00987E15">
      <w:pPr>
        <w:spacing w:line="200" w:lineRule="exact"/>
        <w:rPr>
          <w:sz w:val="20"/>
          <w:szCs w:val="20"/>
        </w:rPr>
      </w:pPr>
    </w:p>
    <w:p w14:paraId="7ACCD45C" w14:textId="77777777" w:rsidR="00987E15" w:rsidRDefault="00987E15">
      <w:pPr>
        <w:spacing w:line="200" w:lineRule="exact"/>
        <w:rPr>
          <w:sz w:val="20"/>
          <w:szCs w:val="20"/>
        </w:rPr>
      </w:pPr>
    </w:p>
    <w:p w14:paraId="1EFBC23D" w14:textId="77777777" w:rsidR="00987E15" w:rsidRDefault="00987E15">
      <w:pPr>
        <w:spacing w:line="200" w:lineRule="exact"/>
        <w:rPr>
          <w:sz w:val="20"/>
          <w:szCs w:val="20"/>
        </w:rPr>
      </w:pPr>
    </w:p>
    <w:p w14:paraId="3B575888" w14:textId="77777777" w:rsidR="00987E15" w:rsidRDefault="00987E15">
      <w:pPr>
        <w:spacing w:line="200" w:lineRule="exact"/>
        <w:rPr>
          <w:sz w:val="20"/>
          <w:szCs w:val="20"/>
        </w:rPr>
      </w:pPr>
    </w:p>
    <w:p w14:paraId="20EC1FFE" w14:textId="77777777" w:rsidR="00987E15" w:rsidRDefault="00987E15">
      <w:pPr>
        <w:spacing w:line="200" w:lineRule="exact"/>
        <w:rPr>
          <w:sz w:val="20"/>
          <w:szCs w:val="20"/>
        </w:rPr>
      </w:pPr>
    </w:p>
    <w:p w14:paraId="1D940ACC" w14:textId="77777777" w:rsidR="00987E15" w:rsidRDefault="00987E15">
      <w:pPr>
        <w:spacing w:line="200" w:lineRule="exact"/>
        <w:rPr>
          <w:sz w:val="20"/>
          <w:szCs w:val="20"/>
        </w:rPr>
      </w:pPr>
    </w:p>
    <w:p w14:paraId="536EFE70" w14:textId="77777777" w:rsidR="00987E15" w:rsidRDefault="00987E15">
      <w:pPr>
        <w:spacing w:line="200" w:lineRule="exact"/>
        <w:rPr>
          <w:sz w:val="20"/>
          <w:szCs w:val="20"/>
        </w:rPr>
      </w:pPr>
    </w:p>
    <w:p w14:paraId="6423EFB8" w14:textId="77777777" w:rsidR="00987E15" w:rsidRDefault="00987E15">
      <w:pPr>
        <w:spacing w:line="200" w:lineRule="exact"/>
        <w:rPr>
          <w:sz w:val="20"/>
          <w:szCs w:val="20"/>
        </w:rPr>
      </w:pPr>
    </w:p>
    <w:p w14:paraId="51B0484C" w14:textId="77777777" w:rsidR="00987E15" w:rsidRDefault="00987E15">
      <w:pPr>
        <w:spacing w:line="200" w:lineRule="exact"/>
        <w:rPr>
          <w:sz w:val="20"/>
          <w:szCs w:val="20"/>
        </w:rPr>
      </w:pPr>
    </w:p>
    <w:p w14:paraId="72D27F5F" w14:textId="77777777" w:rsidR="00987E15" w:rsidRDefault="00987E15">
      <w:pPr>
        <w:spacing w:line="200" w:lineRule="exact"/>
        <w:rPr>
          <w:sz w:val="20"/>
          <w:szCs w:val="20"/>
        </w:rPr>
      </w:pPr>
    </w:p>
    <w:p w14:paraId="106D51B5" w14:textId="77777777" w:rsidR="00987E15" w:rsidRDefault="00987E15">
      <w:pPr>
        <w:spacing w:line="200" w:lineRule="exact"/>
        <w:rPr>
          <w:sz w:val="20"/>
          <w:szCs w:val="20"/>
        </w:rPr>
      </w:pPr>
    </w:p>
    <w:p w14:paraId="4CE43956" w14:textId="77777777" w:rsidR="00987E15" w:rsidRDefault="00987E15">
      <w:pPr>
        <w:spacing w:line="200" w:lineRule="exact"/>
        <w:rPr>
          <w:sz w:val="20"/>
          <w:szCs w:val="20"/>
        </w:rPr>
      </w:pPr>
    </w:p>
    <w:p w14:paraId="6A787500" w14:textId="77777777" w:rsidR="00987E15" w:rsidRDefault="00987E15">
      <w:pPr>
        <w:spacing w:line="200" w:lineRule="exact"/>
        <w:rPr>
          <w:sz w:val="20"/>
          <w:szCs w:val="20"/>
        </w:rPr>
      </w:pPr>
    </w:p>
    <w:p w14:paraId="2A2D7C42" w14:textId="77777777" w:rsidR="00987E15" w:rsidRDefault="00987E15">
      <w:pPr>
        <w:spacing w:line="200" w:lineRule="exact"/>
        <w:rPr>
          <w:sz w:val="20"/>
          <w:szCs w:val="20"/>
        </w:rPr>
      </w:pPr>
    </w:p>
    <w:p w14:paraId="2E04C219" w14:textId="77777777" w:rsidR="00987E15" w:rsidRDefault="00987E15">
      <w:pPr>
        <w:spacing w:line="200" w:lineRule="exact"/>
        <w:rPr>
          <w:sz w:val="20"/>
          <w:szCs w:val="20"/>
        </w:rPr>
      </w:pPr>
    </w:p>
    <w:p w14:paraId="079715EC" w14:textId="77777777" w:rsidR="00987E15" w:rsidRDefault="00987E15">
      <w:pPr>
        <w:spacing w:line="385" w:lineRule="exact"/>
        <w:rPr>
          <w:sz w:val="20"/>
          <w:szCs w:val="20"/>
        </w:rPr>
      </w:pPr>
    </w:p>
    <w:p w14:paraId="4A30B43C" w14:textId="77777777" w:rsidR="00987E15" w:rsidRDefault="0068775A">
      <w:pPr>
        <w:spacing w:line="276" w:lineRule="auto"/>
        <w:ind w:left="400" w:right="400"/>
        <w:rPr>
          <w:sz w:val="20"/>
          <w:szCs w:val="20"/>
        </w:rPr>
      </w:pPr>
      <w:r>
        <w:rPr>
          <w:rFonts w:ascii="Arial" w:eastAsia="Arial" w:hAnsi="Arial" w:cs="Arial"/>
        </w:rPr>
        <w:t>Figure 25: Epidemics limiting fragile people mobility, non-pharmaceutical containment measures, no school in September 2020</w:t>
      </w:r>
    </w:p>
    <w:p w14:paraId="497F2FCC" w14:textId="77777777" w:rsidR="00987E15" w:rsidRDefault="00987E15">
      <w:pPr>
        <w:sectPr w:rsidR="00987E15">
          <w:pgSz w:w="12240" w:h="15840"/>
          <w:pgMar w:top="1147" w:right="1440" w:bottom="1440" w:left="1440" w:header="0" w:footer="0" w:gutter="0"/>
          <w:cols w:space="720" w:equalWidth="0">
            <w:col w:w="9360"/>
          </w:cols>
        </w:sectPr>
      </w:pPr>
    </w:p>
    <w:p w14:paraId="2F598252" w14:textId="77777777" w:rsidR="00987E15" w:rsidRDefault="00987E15">
      <w:pPr>
        <w:spacing w:line="200" w:lineRule="exact"/>
        <w:rPr>
          <w:sz w:val="20"/>
          <w:szCs w:val="20"/>
        </w:rPr>
      </w:pPr>
    </w:p>
    <w:p w14:paraId="17E95C22" w14:textId="77777777" w:rsidR="00987E15" w:rsidRDefault="00987E15">
      <w:pPr>
        <w:spacing w:line="200" w:lineRule="exact"/>
        <w:rPr>
          <w:sz w:val="20"/>
          <w:szCs w:val="20"/>
        </w:rPr>
      </w:pPr>
    </w:p>
    <w:p w14:paraId="6E803DBE" w14:textId="77777777" w:rsidR="00987E15" w:rsidRDefault="00987E15">
      <w:pPr>
        <w:spacing w:line="200" w:lineRule="exact"/>
        <w:rPr>
          <w:sz w:val="20"/>
          <w:szCs w:val="20"/>
        </w:rPr>
      </w:pPr>
    </w:p>
    <w:p w14:paraId="48CDA778" w14:textId="77777777" w:rsidR="00987E15" w:rsidRDefault="00987E15">
      <w:pPr>
        <w:spacing w:line="200" w:lineRule="exact"/>
        <w:rPr>
          <w:sz w:val="20"/>
          <w:szCs w:val="20"/>
        </w:rPr>
      </w:pPr>
    </w:p>
    <w:p w14:paraId="149E93C4" w14:textId="77777777" w:rsidR="00987E15" w:rsidRDefault="00987E15">
      <w:pPr>
        <w:spacing w:line="330" w:lineRule="exact"/>
        <w:rPr>
          <w:sz w:val="20"/>
          <w:szCs w:val="20"/>
        </w:rPr>
      </w:pPr>
    </w:p>
    <w:p w14:paraId="229792A2" w14:textId="77777777" w:rsidR="00987E15" w:rsidRDefault="0068775A">
      <w:pPr>
        <w:jc w:val="center"/>
        <w:rPr>
          <w:sz w:val="20"/>
          <w:szCs w:val="20"/>
        </w:rPr>
      </w:pPr>
      <w:r>
        <w:rPr>
          <w:rFonts w:ascii="Arial" w:eastAsia="Arial" w:hAnsi="Arial" w:cs="Arial"/>
          <w:sz w:val="17"/>
          <w:szCs w:val="17"/>
        </w:rPr>
        <w:t>28</w:t>
      </w:r>
    </w:p>
    <w:p w14:paraId="2BE10ED2" w14:textId="77777777" w:rsidR="00987E15" w:rsidRDefault="00987E15">
      <w:pPr>
        <w:sectPr w:rsidR="00987E15">
          <w:type w:val="continuous"/>
          <w:pgSz w:w="12240" w:h="15840"/>
          <w:pgMar w:top="1147" w:right="1440" w:bottom="1440" w:left="1440" w:header="0" w:footer="0" w:gutter="0"/>
          <w:cols w:space="720" w:equalWidth="0">
            <w:col w:w="9360"/>
          </w:cols>
        </w:sectPr>
      </w:pPr>
    </w:p>
    <w:p w14:paraId="74024A14" w14:textId="77777777" w:rsidR="00987E15" w:rsidRDefault="0068775A">
      <w:pPr>
        <w:jc w:val="center"/>
        <w:rPr>
          <w:sz w:val="20"/>
          <w:szCs w:val="20"/>
        </w:rPr>
      </w:pPr>
      <w:bookmarkStart w:id="122" w:name="page29"/>
      <w:bookmarkEnd w:id="122"/>
      <w:r>
        <w:rPr>
          <w:rFonts w:ascii="Arial" w:eastAsia="Arial" w:hAnsi="Arial" w:cs="Arial"/>
        </w:rPr>
        <w:t>Work in progress &amp; draft: Comments and Corrections Welcome!</w:t>
      </w:r>
    </w:p>
    <w:p w14:paraId="16E0DF86"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3B31DBD8" wp14:editId="02CBD207">
                <wp:simplePos x="0" y="0"/>
                <wp:positionH relativeFrom="column">
                  <wp:posOffset>251460</wp:posOffset>
                </wp:positionH>
                <wp:positionV relativeFrom="paragraph">
                  <wp:posOffset>23495</wp:posOffset>
                </wp:positionV>
                <wp:extent cx="544004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E5D6D1" id="Shape 65"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A+Xn+r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4BEBCDB4" w14:textId="77777777" w:rsidR="00987E15" w:rsidRDefault="00987E15">
      <w:pPr>
        <w:spacing w:line="200" w:lineRule="exact"/>
        <w:rPr>
          <w:sz w:val="20"/>
          <w:szCs w:val="20"/>
        </w:rPr>
      </w:pPr>
    </w:p>
    <w:p w14:paraId="303F4ACF" w14:textId="77777777" w:rsidR="00987E15" w:rsidRDefault="00987E15">
      <w:pPr>
        <w:spacing w:line="310" w:lineRule="exact"/>
        <w:rPr>
          <w:sz w:val="20"/>
          <w:szCs w:val="20"/>
        </w:rPr>
      </w:pPr>
    </w:p>
    <w:p w14:paraId="0725A791" w14:textId="77777777" w:rsidR="00987E15" w:rsidRDefault="0068775A">
      <w:pPr>
        <w:tabs>
          <w:tab w:val="left" w:pos="1040"/>
        </w:tabs>
        <w:spacing w:line="259" w:lineRule="auto"/>
        <w:ind w:left="1060" w:right="400" w:hanging="659"/>
        <w:rPr>
          <w:sz w:val="20"/>
          <w:szCs w:val="20"/>
        </w:rPr>
      </w:pPr>
      <w:r>
        <w:rPr>
          <w:rFonts w:ascii="Arial" w:eastAsia="Arial" w:hAnsi="Arial" w:cs="Arial"/>
          <w:sz w:val="24"/>
          <w:szCs w:val="24"/>
        </w:rPr>
        <w:t>B.7</w:t>
      </w:r>
      <w:r>
        <w:rPr>
          <w:rFonts w:ascii="Arial" w:eastAsia="Arial" w:hAnsi="Arial" w:cs="Arial"/>
          <w:sz w:val="24"/>
          <w:szCs w:val="24"/>
        </w:rPr>
        <w:tab/>
        <w:t>Epidemics excluding fragility of any type, non-pharmaceutical con-tainment measures, no school in September 2020</w:t>
      </w:r>
    </w:p>
    <w:p w14:paraId="4A9A1A46" w14:textId="77777777" w:rsidR="00987E15" w:rsidRDefault="00987E15">
      <w:pPr>
        <w:spacing w:line="111" w:lineRule="exact"/>
        <w:rPr>
          <w:sz w:val="20"/>
          <w:szCs w:val="20"/>
        </w:rPr>
      </w:pPr>
    </w:p>
    <w:p w14:paraId="14EEDCE7" w14:textId="77777777" w:rsidR="00987E15" w:rsidRDefault="0068775A">
      <w:pPr>
        <w:ind w:left="400"/>
        <w:rPr>
          <w:sz w:val="20"/>
          <w:szCs w:val="20"/>
        </w:rPr>
      </w:pPr>
      <w:r>
        <w:rPr>
          <w:rFonts w:ascii="Arial" w:eastAsia="Arial" w:hAnsi="Arial" w:cs="Arial"/>
        </w:rPr>
        <w:t>No visits, non operators and buﬀer zone. No fragile workers. No fragile people around.</w:t>
      </w:r>
    </w:p>
    <w:p w14:paraId="2A9D4BDB"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85888" behindDoc="1" locked="0" layoutInCell="0" allowOverlap="1" wp14:anchorId="604500E0" wp14:editId="523F8344">
                <wp:simplePos x="0" y="0"/>
                <wp:positionH relativeFrom="column">
                  <wp:posOffset>1388745</wp:posOffset>
                </wp:positionH>
                <wp:positionV relativeFrom="paragraph">
                  <wp:posOffset>166370</wp:posOffset>
                </wp:positionV>
                <wp:extent cx="316547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1A2E419E" id="Shape 66"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09.35pt,13.1pt" to="358.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" o:allowincell="f" filled="t" strokeweight=".30797mm">
                <v:stroke joinstyle="miter"/>
                <o:lock v:ext="edit" shapetype="f"/>
              </v:line>
            </w:pict>
          </mc:Fallback>
        </mc:AlternateContent>
      </w:r>
    </w:p>
    <w:p w14:paraId="6F73E467" w14:textId="77777777" w:rsidR="00987E15" w:rsidRDefault="00987E15">
      <w:pPr>
        <w:spacing w:line="295"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49C69553" w14:textId="77777777">
        <w:trPr>
          <w:trHeight w:val="239"/>
        </w:trPr>
        <w:tc>
          <w:tcPr>
            <w:tcW w:w="720" w:type="dxa"/>
            <w:vAlign w:val="bottom"/>
          </w:tcPr>
          <w:p w14:paraId="4C0E2712" w14:textId="77777777" w:rsidR="00987E15" w:rsidRDefault="00987E15">
            <w:pPr>
              <w:rPr>
                <w:sz w:val="20"/>
                <w:szCs w:val="20"/>
              </w:rPr>
            </w:pPr>
          </w:p>
        </w:tc>
        <w:tc>
          <w:tcPr>
            <w:tcW w:w="2240" w:type="dxa"/>
            <w:gridSpan w:val="2"/>
            <w:vAlign w:val="bottom"/>
          </w:tcPr>
          <w:p w14:paraId="55FDCDDB"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04CF2F1E"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1B4F3C3C" w14:textId="77777777" w:rsidR="00987E15" w:rsidRDefault="0068775A">
            <w:pPr>
              <w:ind w:right="300"/>
              <w:jc w:val="right"/>
              <w:rPr>
                <w:sz w:val="20"/>
                <w:szCs w:val="20"/>
              </w:rPr>
            </w:pPr>
            <w:r>
              <w:rPr>
                <w:rFonts w:ascii="Arial" w:eastAsia="Arial" w:hAnsi="Arial" w:cs="Arial"/>
                <w:sz w:val="20"/>
                <w:szCs w:val="20"/>
              </w:rPr>
              <w:t>days</w:t>
            </w:r>
          </w:p>
        </w:tc>
      </w:tr>
      <w:tr w:rsidR="00987E15" w14:paraId="586115A9" w14:textId="77777777">
        <w:trPr>
          <w:trHeight w:val="239"/>
        </w:trPr>
        <w:tc>
          <w:tcPr>
            <w:tcW w:w="720" w:type="dxa"/>
            <w:vAlign w:val="bottom"/>
          </w:tcPr>
          <w:p w14:paraId="625B6E96" w14:textId="77777777" w:rsidR="00987E15" w:rsidRDefault="00987E15">
            <w:pPr>
              <w:rPr>
                <w:sz w:val="20"/>
                <w:szCs w:val="20"/>
              </w:rPr>
            </w:pPr>
          </w:p>
        </w:tc>
        <w:tc>
          <w:tcPr>
            <w:tcW w:w="1240" w:type="dxa"/>
            <w:vAlign w:val="bottom"/>
          </w:tcPr>
          <w:p w14:paraId="68AE5DBC"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044EEF0F" w14:textId="77777777" w:rsidR="00987E15" w:rsidRDefault="00987E15">
            <w:pPr>
              <w:rPr>
                <w:sz w:val="20"/>
                <w:szCs w:val="20"/>
              </w:rPr>
            </w:pPr>
          </w:p>
        </w:tc>
        <w:tc>
          <w:tcPr>
            <w:tcW w:w="1140" w:type="dxa"/>
            <w:vAlign w:val="bottom"/>
          </w:tcPr>
          <w:p w14:paraId="6335CC4B"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21EB3BC7" w14:textId="77777777" w:rsidR="00987E15" w:rsidRDefault="00987E15">
            <w:pPr>
              <w:rPr>
                <w:sz w:val="20"/>
                <w:szCs w:val="20"/>
              </w:rPr>
            </w:pPr>
          </w:p>
        </w:tc>
      </w:tr>
      <w:tr w:rsidR="00987E15" w14:paraId="4B1F4308" w14:textId="77777777">
        <w:trPr>
          <w:trHeight w:val="247"/>
        </w:trPr>
        <w:tc>
          <w:tcPr>
            <w:tcW w:w="720" w:type="dxa"/>
            <w:vAlign w:val="bottom"/>
          </w:tcPr>
          <w:p w14:paraId="1F88E277" w14:textId="77777777" w:rsidR="00987E15" w:rsidRDefault="00987E15">
            <w:pPr>
              <w:rPr>
                <w:sz w:val="21"/>
                <w:szCs w:val="21"/>
              </w:rPr>
            </w:pPr>
          </w:p>
        </w:tc>
        <w:tc>
          <w:tcPr>
            <w:tcW w:w="1240" w:type="dxa"/>
            <w:vAlign w:val="bottom"/>
          </w:tcPr>
          <w:p w14:paraId="6164C28D"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71887476" w14:textId="77777777" w:rsidR="00987E15" w:rsidRDefault="00987E15">
            <w:pPr>
              <w:rPr>
                <w:sz w:val="21"/>
                <w:szCs w:val="21"/>
              </w:rPr>
            </w:pPr>
          </w:p>
        </w:tc>
        <w:tc>
          <w:tcPr>
            <w:tcW w:w="1140" w:type="dxa"/>
            <w:vAlign w:val="bottom"/>
          </w:tcPr>
          <w:p w14:paraId="1AE8B986"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6D21F775" w14:textId="77777777" w:rsidR="00987E15" w:rsidRDefault="00987E15">
            <w:pPr>
              <w:rPr>
                <w:sz w:val="21"/>
                <w:szCs w:val="21"/>
              </w:rPr>
            </w:pPr>
          </w:p>
        </w:tc>
      </w:tr>
      <w:tr w:rsidR="00987E15" w14:paraId="0EFE7959" w14:textId="77777777">
        <w:trPr>
          <w:trHeight w:val="47"/>
        </w:trPr>
        <w:tc>
          <w:tcPr>
            <w:tcW w:w="720" w:type="dxa"/>
            <w:tcBorders>
              <w:bottom w:val="single" w:sz="8" w:space="0" w:color="auto"/>
            </w:tcBorders>
            <w:vAlign w:val="bottom"/>
          </w:tcPr>
          <w:p w14:paraId="095B69BE" w14:textId="77777777" w:rsidR="00987E15" w:rsidRDefault="00987E15">
            <w:pPr>
              <w:rPr>
                <w:sz w:val="4"/>
                <w:szCs w:val="4"/>
              </w:rPr>
            </w:pPr>
          </w:p>
        </w:tc>
        <w:tc>
          <w:tcPr>
            <w:tcW w:w="1240" w:type="dxa"/>
            <w:tcBorders>
              <w:bottom w:val="single" w:sz="8" w:space="0" w:color="auto"/>
            </w:tcBorders>
            <w:vAlign w:val="bottom"/>
          </w:tcPr>
          <w:p w14:paraId="12F45DB7" w14:textId="77777777" w:rsidR="00987E15" w:rsidRDefault="00987E15">
            <w:pPr>
              <w:rPr>
                <w:sz w:val="4"/>
                <w:szCs w:val="4"/>
              </w:rPr>
            </w:pPr>
          </w:p>
        </w:tc>
        <w:tc>
          <w:tcPr>
            <w:tcW w:w="1000" w:type="dxa"/>
            <w:tcBorders>
              <w:bottom w:val="single" w:sz="8" w:space="0" w:color="auto"/>
            </w:tcBorders>
            <w:vAlign w:val="bottom"/>
          </w:tcPr>
          <w:p w14:paraId="43BBF818" w14:textId="77777777" w:rsidR="00987E15" w:rsidRDefault="00987E15">
            <w:pPr>
              <w:rPr>
                <w:sz w:val="4"/>
                <w:szCs w:val="4"/>
              </w:rPr>
            </w:pPr>
          </w:p>
        </w:tc>
        <w:tc>
          <w:tcPr>
            <w:tcW w:w="1140" w:type="dxa"/>
            <w:tcBorders>
              <w:bottom w:val="single" w:sz="8" w:space="0" w:color="auto"/>
            </w:tcBorders>
            <w:vAlign w:val="bottom"/>
          </w:tcPr>
          <w:p w14:paraId="1D29768E" w14:textId="77777777" w:rsidR="00987E15" w:rsidRDefault="00987E15">
            <w:pPr>
              <w:rPr>
                <w:sz w:val="4"/>
                <w:szCs w:val="4"/>
              </w:rPr>
            </w:pPr>
          </w:p>
        </w:tc>
        <w:tc>
          <w:tcPr>
            <w:tcW w:w="900" w:type="dxa"/>
            <w:tcBorders>
              <w:bottom w:val="single" w:sz="8" w:space="0" w:color="auto"/>
            </w:tcBorders>
            <w:vAlign w:val="bottom"/>
          </w:tcPr>
          <w:p w14:paraId="5AB5E426" w14:textId="77777777" w:rsidR="00987E15" w:rsidRDefault="00987E15">
            <w:pPr>
              <w:rPr>
                <w:sz w:val="4"/>
                <w:szCs w:val="4"/>
              </w:rPr>
            </w:pPr>
          </w:p>
        </w:tc>
      </w:tr>
      <w:tr w:rsidR="00987E15" w14:paraId="65E6E456" w14:textId="77777777">
        <w:trPr>
          <w:trHeight w:val="273"/>
        </w:trPr>
        <w:tc>
          <w:tcPr>
            <w:tcW w:w="720" w:type="dxa"/>
            <w:vAlign w:val="bottom"/>
          </w:tcPr>
          <w:p w14:paraId="53820241"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3D9D56EC" w14:textId="77777777" w:rsidR="00987E15" w:rsidRDefault="0068775A">
            <w:pPr>
              <w:ind w:right="140"/>
              <w:jc w:val="right"/>
              <w:rPr>
                <w:sz w:val="20"/>
                <w:szCs w:val="20"/>
              </w:rPr>
            </w:pPr>
            <w:r>
              <w:rPr>
                <w:rFonts w:ascii="Arial" w:eastAsia="Arial" w:hAnsi="Arial" w:cs="Arial"/>
                <w:sz w:val="20"/>
                <w:szCs w:val="20"/>
              </w:rPr>
              <w:t>947.00</w:t>
            </w:r>
          </w:p>
        </w:tc>
        <w:tc>
          <w:tcPr>
            <w:tcW w:w="1000" w:type="dxa"/>
            <w:vAlign w:val="bottom"/>
          </w:tcPr>
          <w:p w14:paraId="581C775F"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571C56F8"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754151AA" w14:textId="77777777" w:rsidR="00987E15" w:rsidRDefault="0068775A">
            <w:pPr>
              <w:ind w:right="20"/>
              <w:jc w:val="right"/>
              <w:rPr>
                <w:sz w:val="20"/>
                <w:szCs w:val="20"/>
              </w:rPr>
            </w:pPr>
            <w:r>
              <w:rPr>
                <w:rFonts w:ascii="Arial" w:eastAsia="Arial" w:hAnsi="Arial" w:cs="Arial"/>
                <w:sz w:val="20"/>
                <w:szCs w:val="20"/>
              </w:rPr>
              <w:t>1000.00</w:t>
            </w:r>
          </w:p>
        </w:tc>
      </w:tr>
      <w:tr w:rsidR="00987E15" w14:paraId="6CFF30DC" w14:textId="77777777">
        <w:trPr>
          <w:trHeight w:val="239"/>
        </w:trPr>
        <w:tc>
          <w:tcPr>
            <w:tcW w:w="720" w:type="dxa"/>
            <w:vAlign w:val="bottom"/>
          </w:tcPr>
          <w:p w14:paraId="65D2A190"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5C8D07D9" w14:textId="77777777" w:rsidR="00987E15" w:rsidRDefault="0068775A">
            <w:pPr>
              <w:ind w:right="140"/>
              <w:jc w:val="right"/>
              <w:rPr>
                <w:sz w:val="20"/>
                <w:szCs w:val="20"/>
              </w:rPr>
            </w:pPr>
            <w:r>
              <w:rPr>
                <w:rFonts w:ascii="Arial" w:eastAsia="Arial" w:hAnsi="Arial" w:cs="Arial"/>
                <w:sz w:val="20"/>
                <w:szCs w:val="20"/>
              </w:rPr>
              <w:t>3.25</w:t>
            </w:r>
          </w:p>
        </w:tc>
        <w:tc>
          <w:tcPr>
            <w:tcW w:w="1000" w:type="dxa"/>
            <w:vAlign w:val="bottom"/>
          </w:tcPr>
          <w:p w14:paraId="2972F74F" w14:textId="77777777" w:rsidR="00987E15" w:rsidRDefault="0068775A">
            <w:pPr>
              <w:ind w:right="20"/>
              <w:jc w:val="right"/>
              <w:rPr>
                <w:sz w:val="20"/>
                <w:szCs w:val="20"/>
              </w:rPr>
            </w:pPr>
            <w:r>
              <w:rPr>
                <w:rFonts w:ascii="Arial" w:eastAsia="Arial" w:hAnsi="Arial" w:cs="Arial"/>
                <w:sz w:val="20"/>
                <w:szCs w:val="20"/>
              </w:rPr>
              <w:t>105.63</w:t>
            </w:r>
          </w:p>
        </w:tc>
        <w:tc>
          <w:tcPr>
            <w:tcW w:w="1140" w:type="dxa"/>
            <w:vAlign w:val="bottom"/>
          </w:tcPr>
          <w:p w14:paraId="3A86659F" w14:textId="77777777" w:rsidR="00987E15" w:rsidRDefault="0068775A">
            <w:pPr>
              <w:ind w:right="20"/>
              <w:jc w:val="right"/>
              <w:rPr>
                <w:sz w:val="20"/>
                <w:szCs w:val="20"/>
              </w:rPr>
            </w:pPr>
            <w:r>
              <w:rPr>
                <w:rFonts w:ascii="Arial" w:eastAsia="Arial" w:hAnsi="Arial" w:cs="Arial"/>
                <w:sz w:val="20"/>
                <w:szCs w:val="20"/>
              </w:rPr>
              <w:t>302.62</w:t>
            </w:r>
          </w:p>
        </w:tc>
        <w:tc>
          <w:tcPr>
            <w:tcW w:w="900" w:type="dxa"/>
            <w:vAlign w:val="bottom"/>
          </w:tcPr>
          <w:p w14:paraId="50F54905" w14:textId="77777777" w:rsidR="00987E15" w:rsidRDefault="0068775A">
            <w:pPr>
              <w:ind w:right="20"/>
              <w:jc w:val="right"/>
              <w:rPr>
                <w:sz w:val="20"/>
                <w:szCs w:val="20"/>
              </w:rPr>
            </w:pPr>
            <w:r>
              <w:rPr>
                <w:rFonts w:ascii="Arial" w:eastAsia="Arial" w:hAnsi="Arial" w:cs="Arial"/>
                <w:sz w:val="20"/>
                <w:szCs w:val="20"/>
              </w:rPr>
              <w:t>174.39</w:t>
            </w:r>
          </w:p>
        </w:tc>
      </w:tr>
      <w:tr w:rsidR="00987E15" w14:paraId="4240C38E" w14:textId="77777777">
        <w:trPr>
          <w:trHeight w:val="239"/>
        </w:trPr>
        <w:tc>
          <w:tcPr>
            <w:tcW w:w="720" w:type="dxa"/>
            <w:vAlign w:val="bottom"/>
          </w:tcPr>
          <w:p w14:paraId="15026548"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17F42A4A" w14:textId="77777777" w:rsidR="00987E15" w:rsidRDefault="0068775A">
            <w:pPr>
              <w:ind w:right="140"/>
              <w:jc w:val="right"/>
              <w:rPr>
                <w:sz w:val="20"/>
                <w:szCs w:val="20"/>
              </w:rPr>
            </w:pPr>
            <w:r>
              <w:rPr>
                <w:rFonts w:ascii="Arial" w:eastAsia="Arial" w:hAnsi="Arial" w:cs="Arial"/>
                <w:sz w:val="20"/>
                <w:szCs w:val="20"/>
              </w:rPr>
              <w:t>6.60</w:t>
            </w:r>
          </w:p>
        </w:tc>
        <w:tc>
          <w:tcPr>
            <w:tcW w:w="1000" w:type="dxa"/>
            <w:vAlign w:val="bottom"/>
          </w:tcPr>
          <w:p w14:paraId="0D071607" w14:textId="77777777" w:rsidR="00987E15" w:rsidRDefault="0068775A">
            <w:pPr>
              <w:ind w:right="20"/>
              <w:jc w:val="right"/>
              <w:rPr>
                <w:sz w:val="20"/>
                <w:szCs w:val="20"/>
              </w:rPr>
            </w:pPr>
            <w:r>
              <w:rPr>
                <w:rFonts w:ascii="Arial" w:eastAsia="Arial" w:hAnsi="Arial" w:cs="Arial"/>
                <w:sz w:val="20"/>
                <w:szCs w:val="20"/>
              </w:rPr>
              <w:t>134.80</w:t>
            </w:r>
          </w:p>
        </w:tc>
        <w:tc>
          <w:tcPr>
            <w:tcW w:w="1140" w:type="dxa"/>
            <w:vAlign w:val="bottom"/>
          </w:tcPr>
          <w:p w14:paraId="63E4C669" w14:textId="77777777" w:rsidR="00987E15" w:rsidRDefault="0068775A">
            <w:pPr>
              <w:ind w:right="20"/>
              <w:jc w:val="right"/>
              <w:rPr>
                <w:sz w:val="20"/>
                <w:szCs w:val="20"/>
              </w:rPr>
            </w:pPr>
            <w:r>
              <w:rPr>
                <w:rFonts w:ascii="Arial" w:eastAsia="Arial" w:hAnsi="Arial" w:cs="Arial"/>
                <w:sz w:val="20"/>
                <w:szCs w:val="20"/>
              </w:rPr>
              <w:t>382.14</w:t>
            </w:r>
          </w:p>
        </w:tc>
        <w:tc>
          <w:tcPr>
            <w:tcW w:w="900" w:type="dxa"/>
            <w:vAlign w:val="bottom"/>
          </w:tcPr>
          <w:p w14:paraId="5A9C8901" w14:textId="77777777" w:rsidR="00987E15" w:rsidRDefault="0068775A">
            <w:pPr>
              <w:ind w:right="20"/>
              <w:jc w:val="right"/>
              <w:rPr>
                <w:sz w:val="20"/>
                <w:szCs w:val="20"/>
              </w:rPr>
            </w:pPr>
            <w:r>
              <w:rPr>
                <w:rFonts w:ascii="Arial" w:eastAsia="Arial" w:hAnsi="Arial" w:cs="Arial"/>
                <w:sz w:val="20"/>
                <w:szCs w:val="20"/>
              </w:rPr>
              <w:t>121.82</w:t>
            </w:r>
          </w:p>
        </w:tc>
      </w:tr>
      <w:tr w:rsidR="00987E15" w14:paraId="149EE6CD" w14:textId="77777777">
        <w:trPr>
          <w:trHeight w:val="239"/>
        </w:trPr>
        <w:tc>
          <w:tcPr>
            <w:tcW w:w="720" w:type="dxa"/>
            <w:vAlign w:val="bottom"/>
          </w:tcPr>
          <w:p w14:paraId="499AF068"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5805AD1B"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6CCED127"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553AB808"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48B2F647" w14:textId="77777777" w:rsidR="00987E15" w:rsidRDefault="0068775A">
            <w:pPr>
              <w:ind w:right="20"/>
              <w:jc w:val="right"/>
              <w:rPr>
                <w:sz w:val="20"/>
                <w:szCs w:val="20"/>
              </w:rPr>
            </w:pPr>
            <w:r>
              <w:rPr>
                <w:rFonts w:ascii="Arial" w:eastAsia="Arial" w:hAnsi="Arial" w:cs="Arial"/>
                <w:sz w:val="20"/>
                <w:szCs w:val="20"/>
              </w:rPr>
              <w:t>12.00</w:t>
            </w:r>
          </w:p>
        </w:tc>
      </w:tr>
      <w:tr w:rsidR="00987E15" w14:paraId="1807F215" w14:textId="77777777">
        <w:trPr>
          <w:trHeight w:val="239"/>
        </w:trPr>
        <w:tc>
          <w:tcPr>
            <w:tcW w:w="720" w:type="dxa"/>
            <w:vAlign w:val="bottom"/>
          </w:tcPr>
          <w:p w14:paraId="2F08F441"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058F3AC8"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62CEC3F9" w14:textId="77777777" w:rsidR="00987E15" w:rsidRDefault="0068775A">
            <w:pPr>
              <w:ind w:right="20"/>
              <w:jc w:val="right"/>
              <w:rPr>
                <w:sz w:val="20"/>
                <w:szCs w:val="20"/>
              </w:rPr>
            </w:pPr>
            <w:r>
              <w:rPr>
                <w:rFonts w:ascii="Arial" w:eastAsia="Arial" w:hAnsi="Arial" w:cs="Arial"/>
                <w:sz w:val="20"/>
                <w:szCs w:val="20"/>
              </w:rPr>
              <w:t>8.00</w:t>
            </w:r>
          </w:p>
        </w:tc>
        <w:tc>
          <w:tcPr>
            <w:tcW w:w="1140" w:type="dxa"/>
            <w:vAlign w:val="bottom"/>
          </w:tcPr>
          <w:p w14:paraId="314125F0" w14:textId="77777777" w:rsidR="00987E15" w:rsidRDefault="0068775A">
            <w:pPr>
              <w:ind w:right="20"/>
              <w:jc w:val="right"/>
              <w:rPr>
                <w:sz w:val="20"/>
                <w:szCs w:val="20"/>
              </w:rPr>
            </w:pPr>
            <w:r>
              <w:rPr>
                <w:rFonts w:ascii="Arial" w:eastAsia="Arial" w:hAnsi="Arial" w:cs="Arial"/>
                <w:sz w:val="20"/>
                <w:szCs w:val="20"/>
              </w:rPr>
              <w:t>17.00</w:t>
            </w:r>
          </w:p>
        </w:tc>
        <w:tc>
          <w:tcPr>
            <w:tcW w:w="900" w:type="dxa"/>
            <w:vAlign w:val="bottom"/>
          </w:tcPr>
          <w:p w14:paraId="2B59330B" w14:textId="77777777" w:rsidR="00987E15" w:rsidRDefault="0068775A">
            <w:pPr>
              <w:ind w:right="20"/>
              <w:jc w:val="right"/>
              <w:rPr>
                <w:sz w:val="20"/>
                <w:szCs w:val="20"/>
              </w:rPr>
            </w:pPr>
            <w:r>
              <w:rPr>
                <w:rFonts w:ascii="Arial" w:eastAsia="Arial" w:hAnsi="Arial" w:cs="Arial"/>
                <w:sz w:val="20"/>
                <w:szCs w:val="20"/>
              </w:rPr>
              <w:t>84.75</w:t>
            </w:r>
          </w:p>
        </w:tc>
      </w:tr>
      <w:tr w:rsidR="00987E15" w14:paraId="71E3A85B" w14:textId="77777777">
        <w:trPr>
          <w:trHeight w:val="239"/>
        </w:trPr>
        <w:tc>
          <w:tcPr>
            <w:tcW w:w="720" w:type="dxa"/>
            <w:vAlign w:val="bottom"/>
          </w:tcPr>
          <w:p w14:paraId="03DED53E"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16A75530"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C7BC59D" w14:textId="77777777" w:rsidR="00987E15" w:rsidRDefault="0068775A">
            <w:pPr>
              <w:ind w:right="20"/>
              <w:jc w:val="right"/>
              <w:rPr>
                <w:sz w:val="20"/>
                <w:szCs w:val="20"/>
              </w:rPr>
            </w:pPr>
            <w:r>
              <w:rPr>
                <w:rFonts w:ascii="Arial" w:eastAsia="Arial" w:hAnsi="Arial" w:cs="Arial"/>
                <w:sz w:val="20"/>
                <w:szCs w:val="20"/>
              </w:rPr>
              <w:t>37.50</w:t>
            </w:r>
          </w:p>
        </w:tc>
        <w:tc>
          <w:tcPr>
            <w:tcW w:w="1140" w:type="dxa"/>
            <w:vAlign w:val="bottom"/>
          </w:tcPr>
          <w:p w14:paraId="2358F433" w14:textId="77777777" w:rsidR="00987E15" w:rsidRDefault="0068775A">
            <w:pPr>
              <w:ind w:right="20"/>
              <w:jc w:val="right"/>
              <w:rPr>
                <w:sz w:val="20"/>
                <w:szCs w:val="20"/>
              </w:rPr>
            </w:pPr>
            <w:r>
              <w:rPr>
                <w:rFonts w:ascii="Arial" w:eastAsia="Arial" w:hAnsi="Arial" w:cs="Arial"/>
                <w:sz w:val="20"/>
                <w:szCs w:val="20"/>
              </w:rPr>
              <w:t>84.00</w:t>
            </w:r>
          </w:p>
        </w:tc>
        <w:tc>
          <w:tcPr>
            <w:tcW w:w="900" w:type="dxa"/>
            <w:vAlign w:val="bottom"/>
          </w:tcPr>
          <w:p w14:paraId="269D0C0A" w14:textId="77777777" w:rsidR="00987E15" w:rsidRDefault="0068775A">
            <w:pPr>
              <w:ind w:right="20"/>
              <w:jc w:val="right"/>
              <w:rPr>
                <w:sz w:val="20"/>
                <w:szCs w:val="20"/>
              </w:rPr>
            </w:pPr>
            <w:r>
              <w:rPr>
                <w:rFonts w:ascii="Arial" w:eastAsia="Arial" w:hAnsi="Arial" w:cs="Arial"/>
                <w:sz w:val="20"/>
                <w:szCs w:val="20"/>
              </w:rPr>
              <w:t>131.00</w:t>
            </w:r>
          </w:p>
        </w:tc>
      </w:tr>
      <w:tr w:rsidR="00987E15" w14:paraId="65D36D45" w14:textId="77777777">
        <w:trPr>
          <w:trHeight w:val="239"/>
        </w:trPr>
        <w:tc>
          <w:tcPr>
            <w:tcW w:w="720" w:type="dxa"/>
            <w:vAlign w:val="bottom"/>
          </w:tcPr>
          <w:p w14:paraId="45BEAB43"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3EBCFB16"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72F95B59" w14:textId="77777777" w:rsidR="00987E15" w:rsidRDefault="0068775A">
            <w:pPr>
              <w:ind w:right="20"/>
              <w:jc w:val="right"/>
              <w:rPr>
                <w:sz w:val="20"/>
                <w:szCs w:val="20"/>
              </w:rPr>
            </w:pPr>
            <w:r>
              <w:rPr>
                <w:rFonts w:ascii="Arial" w:eastAsia="Arial" w:hAnsi="Arial" w:cs="Arial"/>
                <w:sz w:val="20"/>
                <w:szCs w:val="20"/>
              </w:rPr>
              <w:t>173.00</w:t>
            </w:r>
          </w:p>
        </w:tc>
        <w:tc>
          <w:tcPr>
            <w:tcW w:w="1140" w:type="dxa"/>
            <w:vAlign w:val="bottom"/>
          </w:tcPr>
          <w:p w14:paraId="633255CC" w14:textId="77777777" w:rsidR="00987E15" w:rsidRDefault="0068775A">
            <w:pPr>
              <w:ind w:right="20"/>
              <w:jc w:val="right"/>
              <w:rPr>
                <w:sz w:val="20"/>
                <w:szCs w:val="20"/>
              </w:rPr>
            </w:pPr>
            <w:r>
              <w:rPr>
                <w:rFonts w:ascii="Arial" w:eastAsia="Arial" w:hAnsi="Arial" w:cs="Arial"/>
                <w:sz w:val="20"/>
                <w:szCs w:val="20"/>
              </w:rPr>
              <w:t>515.50</w:t>
            </w:r>
          </w:p>
        </w:tc>
        <w:tc>
          <w:tcPr>
            <w:tcW w:w="900" w:type="dxa"/>
            <w:vAlign w:val="bottom"/>
          </w:tcPr>
          <w:p w14:paraId="1D1265AD" w14:textId="77777777" w:rsidR="00987E15" w:rsidRDefault="0068775A">
            <w:pPr>
              <w:ind w:right="20"/>
              <w:jc w:val="right"/>
              <w:rPr>
                <w:sz w:val="20"/>
                <w:szCs w:val="20"/>
              </w:rPr>
            </w:pPr>
            <w:r>
              <w:rPr>
                <w:rFonts w:ascii="Arial" w:eastAsia="Arial" w:hAnsi="Arial" w:cs="Arial"/>
                <w:sz w:val="20"/>
                <w:szCs w:val="20"/>
              </w:rPr>
              <w:t>252.25</w:t>
            </w:r>
          </w:p>
        </w:tc>
      </w:tr>
      <w:tr w:rsidR="00987E15" w14:paraId="0F7D035F" w14:textId="77777777">
        <w:trPr>
          <w:trHeight w:val="247"/>
        </w:trPr>
        <w:tc>
          <w:tcPr>
            <w:tcW w:w="720" w:type="dxa"/>
            <w:vAlign w:val="bottom"/>
          </w:tcPr>
          <w:p w14:paraId="7B13DE95"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444EF742" w14:textId="77777777" w:rsidR="00987E15" w:rsidRDefault="0068775A">
            <w:pPr>
              <w:ind w:right="140"/>
              <w:jc w:val="right"/>
              <w:rPr>
                <w:sz w:val="20"/>
                <w:szCs w:val="20"/>
              </w:rPr>
            </w:pPr>
            <w:r>
              <w:rPr>
                <w:rFonts w:ascii="Arial" w:eastAsia="Arial" w:hAnsi="Arial" w:cs="Arial"/>
                <w:sz w:val="20"/>
                <w:szCs w:val="20"/>
              </w:rPr>
              <w:t>40.00</w:t>
            </w:r>
          </w:p>
        </w:tc>
        <w:tc>
          <w:tcPr>
            <w:tcW w:w="1000" w:type="dxa"/>
            <w:vAlign w:val="bottom"/>
          </w:tcPr>
          <w:p w14:paraId="24708601" w14:textId="77777777" w:rsidR="00987E15" w:rsidRDefault="0068775A">
            <w:pPr>
              <w:ind w:right="20"/>
              <w:jc w:val="right"/>
              <w:rPr>
                <w:sz w:val="20"/>
                <w:szCs w:val="20"/>
              </w:rPr>
            </w:pPr>
            <w:r>
              <w:rPr>
                <w:rFonts w:ascii="Arial" w:eastAsia="Arial" w:hAnsi="Arial" w:cs="Arial"/>
                <w:sz w:val="20"/>
                <w:szCs w:val="20"/>
              </w:rPr>
              <w:t>728.00</w:t>
            </w:r>
          </w:p>
        </w:tc>
        <w:tc>
          <w:tcPr>
            <w:tcW w:w="1140" w:type="dxa"/>
            <w:vAlign w:val="bottom"/>
          </w:tcPr>
          <w:p w14:paraId="0BD1A4D7" w14:textId="77777777" w:rsidR="00987E15" w:rsidRDefault="0068775A">
            <w:pPr>
              <w:ind w:right="20"/>
              <w:jc w:val="right"/>
              <w:rPr>
                <w:sz w:val="20"/>
                <w:szCs w:val="20"/>
              </w:rPr>
            </w:pPr>
            <w:r>
              <w:rPr>
                <w:rFonts w:ascii="Arial" w:eastAsia="Arial" w:hAnsi="Arial" w:cs="Arial"/>
                <w:sz w:val="20"/>
                <w:szCs w:val="20"/>
              </w:rPr>
              <w:t>1844.00</w:t>
            </w:r>
          </w:p>
        </w:tc>
        <w:tc>
          <w:tcPr>
            <w:tcW w:w="900" w:type="dxa"/>
            <w:vAlign w:val="bottom"/>
          </w:tcPr>
          <w:p w14:paraId="04AD82BB" w14:textId="77777777" w:rsidR="00987E15" w:rsidRDefault="0068775A">
            <w:pPr>
              <w:ind w:right="20"/>
              <w:jc w:val="right"/>
              <w:rPr>
                <w:sz w:val="20"/>
                <w:szCs w:val="20"/>
              </w:rPr>
            </w:pPr>
            <w:r>
              <w:rPr>
                <w:rFonts w:ascii="Arial" w:eastAsia="Arial" w:hAnsi="Arial" w:cs="Arial"/>
                <w:sz w:val="20"/>
                <w:szCs w:val="20"/>
              </w:rPr>
              <w:t>651.00</w:t>
            </w:r>
          </w:p>
        </w:tc>
      </w:tr>
      <w:tr w:rsidR="00987E15" w14:paraId="3E9CFE66" w14:textId="77777777">
        <w:trPr>
          <w:trHeight w:val="47"/>
        </w:trPr>
        <w:tc>
          <w:tcPr>
            <w:tcW w:w="720" w:type="dxa"/>
            <w:tcBorders>
              <w:bottom w:val="single" w:sz="8" w:space="0" w:color="auto"/>
            </w:tcBorders>
            <w:vAlign w:val="bottom"/>
          </w:tcPr>
          <w:p w14:paraId="49F71945" w14:textId="77777777" w:rsidR="00987E15" w:rsidRDefault="00987E15">
            <w:pPr>
              <w:rPr>
                <w:sz w:val="4"/>
                <w:szCs w:val="4"/>
              </w:rPr>
            </w:pPr>
          </w:p>
        </w:tc>
        <w:tc>
          <w:tcPr>
            <w:tcW w:w="1240" w:type="dxa"/>
            <w:tcBorders>
              <w:bottom w:val="single" w:sz="8" w:space="0" w:color="auto"/>
            </w:tcBorders>
            <w:vAlign w:val="bottom"/>
          </w:tcPr>
          <w:p w14:paraId="27914A07" w14:textId="77777777" w:rsidR="00987E15" w:rsidRDefault="00987E15">
            <w:pPr>
              <w:rPr>
                <w:sz w:val="4"/>
                <w:szCs w:val="4"/>
              </w:rPr>
            </w:pPr>
          </w:p>
        </w:tc>
        <w:tc>
          <w:tcPr>
            <w:tcW w:w="1000" w:type="dxa"/>
            <w:tcBorders>
              <w:bottom w:val="single" w:sz="8" w:space="0" w:color="auto"/>
            </w:tcBorders>
            <w:vAlign w:val="bottom"/>
          </w:tcPr>
          <w:p w14:paraId="0BD1BFD8" w14:textId="77777777" w:rsidR="00987E15" w:rsidRDefault="00987E15">
            <w:pPr>
              <w:rPr>
                <w:sz w:val="4"/>
                <w:szCs w:val="4"/>
              </w:rPr>
            </w:pPr>
          </w:p>
        </w:tc>
        <w:tc>
          <w:tcPr>
            <w:tcW w:w="1140" w:type="dxa"/>
            <w:tcBorders>
              <w:bottom w:val="single" w:sz="8" w:space="0" w:color="auto"/>
            </w:tcBorders>
            <w:vAlign w:val="bottom"/>
          </w:tcPr>
          <w:p w14:paraId="08B97805" w14:textId="77777777" w:rsidR="00987E15" w:rsidRDefault="00987E15">
            <w:pPr>
              <w:rPr>
                <w:sz w:val="4"/>
                <w:szCs w:val="4"/>
              </w:rPr>
            </w:pPr>
          </w:p>
        </w:tc>
        <w:tc>
          <w:tcPr>
            <w:tcW w:w="900" w:type="dxa"/>
            <w:tcBorders>
              <w:bottom w:val="single" w:sz="8" w:space="0" w:color="auto"/>
            </w:tcBorders>
            <w:vAlign w:val="bottom"/>
          </w:tcPr>
          <w:p w14:paraId="4E3E1448" w14:textId="77777777" w:rsidR="00987E15" w:rsidRDefault="00987E15">
            <w:pPr>
              <w:rPr>
                <w:sz w:val="4"/>
                <w:szCs w:val="4"/>
              </w:rPr>
            </w:pPr>
          </w:p>
        </w:tc>
      </w:tr>
    </w:tbl>
    <w:p w14:paraId="27D86CA4" w14:textId="77777777" w:rsidR="00987E15" w:rsidRDefault="00987E15">
      <w:pPr>
        <w:spacing w:line="164" w:lineRule="exact"/>
        <w:rPr>
          <w:sz w:val="20"/>
          <w:szCs w:val="20"/>
        </w:rPr>
      </w:pPr>
    </w:p>
    <w:p w14:paraId="34CCA466" w14:textId="77777777" w:rsidR="00987E15" w:rsidRDefault="0068775A">
      <w:pPr>
        <w:spacing w:line="276" w:lineRule="auto"/>
        <w:ind w:left="400" w:right="400"/>
        <w:rPr>
          <w:sz w:val="20"/>
          <w:szCs w:val="20"/>
        </w:rPr>
      </w:pPr>
      <w:r>
        <w:rPr>
          <w:rFonts w:ascii="Arial" w:eastAsia="Arial" w:hAnsi="Arial" w:cs="Arial"/>
        </w:rPr>
        <w:t>Table 8: Epidemics excluding fragility of any type, non-pharmaceutical containment mea-sures, no school in September 2020</w:t>
      </w:r>
    </w:p>
    <w:p w14:paraId="29CBA836" w14:textId="77777777" w:rsidR="00987E15" w:rsidRDefault="0068775A">
      <w:pPr>
        <w:spacing w:line="20" w:lineRule="exact"/>
        <w:rPr>
          <w:sz w:val="20"/>
          <w:szCs w:val="20"/>
        </w:rPr>
      </w:pPr>
      <w:r>
        <w:rPr>
          <w:noProof/>
          <w:sz w:val="20"/>
          <w:szCs w:val="20"/>
        </w:rPr>
        <w:drawing>
          <wp:anchor distT="0" distB="0" distL="114300" distR="114300" simplePos="0" relativeHeight="251686912" behindDoc="1" locked="0" layoutInCell="0" allowOverlap="1" wp14:anchorId="699BBC24" wp14:editId="168D9543">
            <wp:simplePos x="0" y="0"/>
            <wp:positionH relativeFrom="column">
              <wp:posOffset>772795</wp:posOffset>
            </wp:positionH>
            <wp:positionV relativeFrom="paragraph">
              <wp:posOffset>276225</wp:posOffset>
            </wp:positionV>
            <wp:extent cx="4352290" cy="28606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4352290" cy="2860675"/>
                    </a:xfrm>
                    <a:prstGeom prst="rect">
                      <a:avLst/>
                    </a:prstGeom>
                    <a:noFill/>
                  </pic:spPr>
                </pic:pic>
              </a:graphicData>
            </a:graphic>
          </wp:anchor>
        </w:drawing>
      </w:r>
    </w:p>
    <w:p w14:paraId="0500DA37" w14:textId="77777777" w:rsidR="00987E15" w:rsidRDefault="00987E15">
      <w:pPr>
        <w:spacing w:line="200" w:lineRule="exact"/>
        <w:rPr>
          <w:sz w:val="20"/>
          <w:szCs w:val="20"/>
        </w:rPr>
      </w:pPr>
    </w:p>
    <w:p w14:paraId="0CC0251C" w14:textId="77777777" w:rsidR="00987E15" w:rsidRDefault="00987E15">
      <w:pPr>
        <w:spacing w:line="200" w:lineRule="exact"/>
        <w:rPr>
          <w:sz w:val="20"/>
          <w:szCs w:val="20"/>
        </w:rPr>
      </w:pPr>
    </w:p>
    <w:p w14:paraId="425C4E55" w14:textId="77777777" w:rsidR="00987E15" w:rsidRDefault="00987E15">
      <w:pPr>
        <w:spacing w:line="200" w:lineRule="exact"/>
        <w:rPr>
          <w:sz w:val="20"/>
          <w:szCs w:val="20"/>
        </w:rPr>
      </w:pPr>
    </w:p>
    <w:p w14:paraId="6A35DE54" w14:textId="77777777" w:rsidR="00987E15" w:rsidRDefault="00987E15">
      <w:pPr>
        <w:spacing w:line="200" w:lineRule="exact"/>
        <w:rPr>
          <w:sz w:val="20"/>
          <w:szCs w:val="20"/>
        </w:rPr>
      </w:pPr>
    </w:p>
    <w:p w14:paraId="2F9F3959" w14:textId="77777777" w:rsidR="00987E15" w:rsidRDefault="00987E15">
      <w:pPr>
        <w:spacing w:line="200" w:lineRule="exact"/>
        <w:rPr>
          <w:sz w:val="20"/>
          <w:szCs w:val="20"/>
        </w:rPr>
      </w:pPr>
    </w:p>
    <w:p w14:paraId="0A67D657" w14:textId="77777777" w:rsidR="00987E15" w:rsidRDefault="00987E15">
      <w:pPr>
        <w:spacing w:line="200" w:lineRule="exact"/>
        <w:rPr>
          <w:sz w:val="20"/>
          <w:szCs w:val="20"/>
        </w:rPr>
      </w:pPr>
    </w:p>
    <w:p w14:paraId="4C967443" w14:textId="77777777" w:rsidR="00987E15" w:rsidRDefault="00987E15">
      <w:pPr>
        <w:spacing w:line="200" w:lineRule="exact"/>
        <w:rPr>
          <w:sz w:val="20"/>
          <w:szCs w:val="20"/>
        </w:rPr>
      </w:pPr>
    </w:p>
    <w:p w14:paraId="42F71212" w14:textId="77777777" w:rsidR="00987E15" w:rsidRDefault="00987E15">
      <w:pPr>
        <w:spacing w:line="200" w:lineRule="exact"/>
        <w:rPr>
          <w:sz w:val="20"/>
          <w:szCs w:val="20"/>
        </w:rPr>
      </w:pPr>
    </w:p>
    <w:p w14:paraId="1B7D0D50" w14:textId="77777777" w:rsidR="00987E15" w:rsidRDefault="00987E15">
      <w:pPr>
        <w:spacing w:line="200" w:lineRule="exact"/>
        <w:rPr>
          <w:sz w:val="20"/>
          <w:szCs w:val="20"/>
        </w:rPr>
      </w:pPr>
    </w:p>
    <w:p w14:paraId="2774888F" w14:textId="77777777" w:rsidR="00987E15" w:rsidRDefault="00987E15">
      <w:pPr>
        <w:spacing w:line="200" w:lineRule="exact"/>
        <w:rPr>
          <w:sz w:val="20"/>
          <w:szCs w:val="20"/>
        </w:rPr>
      </w:pPr>
    </w:p>
    <w:p w14:paraId="3CA7AF44" w14:textId="77777777" w:rsidR="00987E15" w:rsidRDefault="00987E15">
      <w:pPr>
        <w:spacing w:line="200" w:lineRule="exact"/>
        <w:rPr>
          <w:sz w:val="20"/>
          <w:szCs w:val="20"/>
        </w:rPr>
      </w:pPr>
    </w:p>
    <w:p w14:paraId="07FB8AF7" w14:textId="77777777" w:rsidR="00987E15" w:rsidRDefault="00987E15">
      <w:pPr>
        <w:spacing w:line="200" w:lineRule="exact"/>
        <w:rPr>
          <w:sz w:val="20"/>
          <w:szCs w:val="20"/>
        </w:rPr>
      </w:pPr>
    </w:p>
    <w:p w14:paraId="580ECF3D" w14:textId="77777777" w:rsidR="00987E15" w:rsidRDefault="00987E15">
      <w:pPr>
        <w:spacing w:line="200" w:lineRule="exact"/>
        <w:rPr>
          <w:sz w:val="20"/>
          <w:szCs w:val="20"/>
        </w:rPr>
      </w:pPr>
    </w:p>
    <w:p w14:paraId="4B314920" w14:textId="77777777" w:rsidR="00987E15" w:rsidRDefault="00987E15">
      <w:pPr>
        <w:spacing w:line="200" w:lineRule="exact"/>
        <w:rPr>
          <w:sz w:val="20"/>
          <w:szCs w:val="20"/>
        </w:rPr>
      </w:pPr>
    </w:p>
    <w:p w14:paraId="3CCF3508" w14:textId="77777777" w:rsidR="00987E15" w:rsidRDefault="00987E15">
      <w:pPr>
        <w:spacing w:line="200" w:lineRule="exact"/>
        <w:rPr>
          <w:sz w:val="20"/>
          <w:szCs w:val="20"/>
        </w:rPr>
      </w:pPr>
    </w:p>
    <w:p w14:paraId="743236AA" w14:textId="77777777" w:rsidR="00987E15" w:rsidRDefault="00987E15">
      <w:pPr>
        <w:spacing w:line="200" w:lineRule="exact"/>
        <w:rPr>
          <w:sz w:val="20"/>
          <w:szCs w:val="20"/>
        </w:rPr>
      </w:pPr>
    </w:p>
    <w:p w14:paraId="456811E4" w14:textId="77777777" w:rsidR="00987E15" w:rsidRDefault="00987E15">
      <w:pPr>
        <w:spacing w:line="200" w:lineRule="exact"/>
        <w:rPr>
          <w:sz w:val="20"/>
          <w:szCs w:val="20"/>
        </w:rPr>
      </w:pPr>
    </w:p>
    <w:p w14:paraId="448334AA" w14:textId="77777777" w:rsidR="00987E15" w:rsidRDefault="00987E15">
      <w:pPr>
        <w:spacing w:line="200" w:lineRule="exact"/>
        <w:rPr>
          <w:sz w:val="20"/>
          <w:szCs w:val="20"/>
        </w:rPr>
      </w:pPr>
    </w:p>
    <w:p w14:paraId="7888399E" w14:textId="77777777" w:rsidR="00987E15" w:rsidRDefault="00987E15">
      <w:pPr>
        <w:spacing w:line="200" w:lineRule="exact"/>
        <w:rPr>
          <w:sz w:val="20"/>
          <w:szCs w:val="20"/>
        </w:rPr>
      </w:pPr>
    </w:p>
    <w:p w14:paraId="1D1756C4" w14:textId="77777777" w:rsidR="00987E15" w:rsidRDefault="00987E15">
      <w:pPr>
        <w:spacing w:line="200" w:lineRule="exact"/>
        <w:rPr>
          <w:sz w:val="20"/>
          <w:szCs w:val="20"/>
        </w:rPr>
      </w:pPr>
    </w:p>
    <w:p w14:paraId="23685421" w14:textId="77777777" w:rsidR="00987E15" w:rsidRDefault="00987E15">
      <w:pPr>
        <w:spacing w:line="200" w:lineRule="exact"/>
        <w:rPr>
          <w:sz w:val="20"/>
          <w:szCs w:val="20"/>
        </w:rPr>
      </w:pPr>
    </w:p>
    <w:p w14:paraId="74702EEE" w14:textId="77777777" w:rsidR="00987E15" w:rsidRDefault="00987E15">
      <w:pPr>
        <w:spacing w:line="200" w:lineRule="exact"/>
        <w:rPr>
          <w:sz w:val="20"/>
          <w:szCs w:val="20"/>
        </w:rPr>
      </w:pPr>
    </w:p>
    <w:p w14:paraId="0EC56277" w14:textId="77777777" w:rsidR="00987E15" w:rsidRDefault="00987E15">
      <w:pPr>
        <w:spacing w:line="200" w:lineRule="exact"/>
        <w:rPr>
          <w:sz w:val="20"/>
          <w:szCs w:val="20"/>
        </w:rPr>
      </w:pPr>
    </w:p>
    <w:p w14:paraId="455F2867" w14:textId="77777777" w:rsidR="00987E15" w:rsidRDefault="00987E15">
      <w:pPr>
        <w:spacing w:line="200" w:lineRule="exact"/>
        <w:rPr>
          <w:sz w:val="20"/>
          <w:szCs w:val="20"/>
        </w:rPr>
      </w:pPr>
    </w:p>
    <w:p w14:paraId="6E9DC198" w14:textId="77777777" w:rsidR="00987E15" w:rsidRDefault="00987E15">
      <w:pPr>
        <w:spacing w:line="385" w:lineRule="exact"/>
        <w:rPr>
          <w:sz w:val="20"/>
          <w:szCs w:val="20"/>
        </w:rPr>
      </w:pPr>
    </w:p>
    <w:p w14:paraId="3518DDAE" w14:textId="77777777" w:rsidR="00987E15" w:rsidRDefault="0068775A">
      <w:pPr>
        <w:spacing w:line="276" w:lineRule="auto"/>
        <w:ind w:left="400" w:right="400"/>
        <w:rPr>
          <w:sz w:val="20"/>
          <w:szCs w:val="20"/>
        </w:rPr>
      </w:pPr>
      <w:r>
        <w:rPr>
          <w:rFonts w:ascii="Arial" w:eastAsia="Arial" w:hAnsi="Arial" w:cs="Arial"/>
        </w:rPr>
        <w:t>Figure 26: Epidemics excluding fragility of any type, non-pharmaceutical containment measures, no school in September 2020</w:t>
      </w:r>
    </w:p>
    <w:p w14:paraId="15FD20A0" w14:textId="77777777" w:rsidR="00987E15" w:rsidRDefault="00987E15">
      <w:pPr>
        <w:sectPr w:rsidR="00987E15">
          <w:pgSz w:w="12240" w:h="15840"/>
          <w:pgMar w:top="1147" w:right="1440" w:bottom="1440" w:left="1440" w:header="0" w:footer="0" w:gutter="0"/>
          <w:cols w:space="720" w:equalWidth="0">
            <w:col w:w="9360"/>
          </w:cols>
        </w:sectPr>
      </w:pPr>
    </w:p>
    <w:p w14:paraId="2AD94762" w14:textId="77777777" w:rsidR="00987E15" w:rsidRDefault="00987E15">
      <w:pPr>
        <w:spacing w:line="200" w:lineRule="exact"/>
        <w:rPr>
          <w:sz w:val="20"/>
          <w:szCs w:val="20"/>
        </w:rPr>
      </w:pPr>
    </w:p>
    <w:p w14:paraId="6C944959" w14:textId="77777777" w:rsidR="00987E15" w:rsidRDefault="00987E15">
      <w:pPr>
        <w:spacing w:line="200" w:lineRule="exact"/>
        <w:rPr>
          <w:sz w:val="20"/>
          <w:szCs w:val="20"/>
        </w:rPr>
      </w:pPr>
    </w:p>
    <w:p w14:paraId="0FCED7DE" w14:textId="77777777" w:rsidR="00987E15" w:rsidRDefault="00987E15">
      <w:pPr>
        <w:spacing w:line="200" w:lineRule="exact"/>
        <w:rPr>
          <w:sz w:val="20"/>
          <w:szCs w:val="20"/>
        </w:rPr>
      </w:pPr>
    </w:p>
    <w:p w14:paraId="0D3C0EEE" w14:textId="77777777" w:rsidR="00987E15" w:rsidRDefault="00987E15">
      <w:pPr>
        <w:spacing w:line="263" w:lineRule="exact"/>
        <w:rPr>
          <w:sz w:val="20"/>
          <w:szCs w:val="20"/>
        </w:rPr>
      </w:pPr>
    </w:p>
    <w:p w14:paraId="54158B8A" w14:textId="77777777" w:rsidR="00987E15" w:rsidRDefault="0068775A">
      <w:pPr>
        <w:jc w:val="center"/>
        <w:rPr>
          <w:sz w:val="20"/>
          <w:szCs w:val="20"/>
        </w:rPr>
      </w:pPr>
      <w:r>
        <w:rPr>
          <w:rFonts w:ascii="Arial" w:eastAsia="Arial" w:hAnsi="Arial" w:cs="Arial"/>
          <w:sz w:val="17"/>
          <w:szCs w:val="17"/>
        </w:rPr>
        <w:t>29</w:t>
      </w:r>
    </w:p>
    <w:p w14:paraId="5997071F" w14:textId="77777777" w:rsidR="00987E15" w:rsidRDefault="00987E15">
      <w:pPr>
        <w:sectPr w:rsidR="00987E15">
          <w:type w:val="continuous"/>
          <w:pgSz w:w="12240" w:h="15840"/>
          <w:pgMar w:top="1147" w:right="1440" w:bottom="1440" w:left="1440" w:header="0" w:footer="0" w:gutter="0"/>
          <w:cols w:space="720" w:equalWidth="0">
            <w:col w:w="9360"/>
          </w:cols>
        </w:sectPr>
      </w:pPr>
    </w:p>
    <w:p w14:paraId="11F90FE0" w14:textId="77777777" w:rsidR="00987E15" w:rsidRDefault="0068775A">
      <w:pPr>
        <w:jc w:val="center"/>
        <w:rPr>
          <w:sz w:val="20"/>
          <w:szCs w:val="20"/>
        </w:rPr>
      </w:pPr>
      <w:bookmarkStart w:id="123" w:name="page30"/>
      <w:bookmarkEnd w:id="123"/>
      <w:r>
        <w:rPr>
          <w:rFonts w:ascii="Arial" w:eastAsia="Arial" w:hAnsi="Arial" w:cs="Arial"/>
        </w:rPr>
        <w:t>Work in progress &amp; draft: Comments and Corrections Welcome!</w:t>
      </w:r>
    </w:p>
    <w:p w14:paraId="1AE2AF29"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14:anchorId="50A3D932" wp14:editId="38D0334C">
                <wp:simplePos x="0" y="0"/>
                <wp:positionH relativeFrom="column">
                  <wp:posOffset>251460</wp:posOffset>
                </wp:positionH>
                <wp:positionV relativeFrom="paragraph">
                  <wp:posOffset>23495</wp:posOffset>
                </wp:positionV>
                <wp:extent cx="544004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64E0A0" id="Shape 68"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B1E96b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056686DF" w14:textId="77777777" w:rsidR="00987E15" w:rsidRDefault="00987E15">
      <w:pPr>
        <w:spacing w:line="200" w:lineRule="exact"/>
        <w:rPr>
          <w:sz w:val="20"/>
          <w:szCs w:val="20"/>
        </w:rPr>
      </w:pPr>
    </w:p>
    <w:p w14:paraId="4950DDB9" w14:textId="77777777" w:rsidR="00987E15" w:rsidRDefault="00987E15">
      <w:pPr>
        <w:spacing w:line="310" w:lineRule="exact"/>
        <w:rPr>
          <w:sz w:val="20"/>
          <w:szCs w:val="20"/>
        </w:rPr>
      </w:pPr>
    </w:p>
    <w:p w14:paraId="3E56CB56" w14:textId="77777777" w:rsidR="00987E15" w:rsidRDefault="0068775A">
      <w:pPr>
        <w:tabs>
          <w:tab w:val="left" w:pos="1040"/>
        </w:tabs>
        <w:spacing w:line="259" w:lineRule="auto"/>
        <w:ind w:left="1060" w:right="400" w:hanging="659"/>
        <w:rPr>
          <w:sz w:val="20"/>
          <w:szCs w:val="20"/>
        </w:rPr>
      </w:pPr>
      <w:r>
        <w:rPr>
          <w:rFonts w:ascii="Arial" w:eastAsia="Arial" w:hAnsi="Arial" w:cs="Arial"/>
          <w:sz w:val="24"/>
          <w:szCs w:val="24"/>
        </w:rPr>
        <w:t>B.8</w:t>
      </w:r>
      <w:r>
        <w:rPr>
          <w:rFonts w:ascii="Arial" w:eastAsia="Arial" w:hAnsi="Arial" w:cs="Arial"/>
          <w:sz w:val="24"/>
          <w:szCs w:val="24"/>
        </w:rPr>
        <w:tab/>
        <w:t>Epidemics excluding fragility of any type, non-pharmaceutical con-tainment measures, factories open, no school in September 2020</w:t>
      </w:r>
    </w:p>
    <w:p w14:paraId="22C386DF" w14:textId="77777777" w:rsidR="00987E15" w:rsidRDefault="00987E15">
      <w:pPr>
        <w:spacing w:line="111" w:lineRule="exact"/>
        <w:rPr>
          <w:sz w:val="20"/>
          <w:szCs w:val="20"/>
        </w:rPr>
      </w:pPr>
    </w:p>
    <w:p w14:paraId="4219F0AE" w14:textId="77777777" w:rsidR="00987E15" w:rsidRDefault="0068775A">
      <w:pPr>
        <w:ind w:left="400"/>
        <w:rPr>
          <w:sz w:val="20"/>
          <w:szCs w:val="20"/>
        </w:rPr>
      </w:pPr>
      <w:r>
        <w:rPr>
          <w:rFonts w:ascii="Arial" w:eastAsia="Arial" w:hAnsi="Arial" w:cs="Arial"/>
        </w:rPr>
        <w:t>No visits, non operators and buﬀer zone.  No fragile workers.  No fragile people around.</w:t>
      </w:r>
    </w:p>
    <w:p w14:paraId="78330A9D" w14:textId="77777777" w:rsidR="00987E15" w:rsidRDefault="00987E15">
      <w:pPr>
        <w:spacing w:line="18" w:lineRule="exact"/>
        <w:rPr>
          <w:sz w:val="20"/>
          <w:szCs w:val="20"/>
        </w:rPr>
      </w:pPr>
    </w:p>
    <w:p w14:paraId="592B2D35" w14:textId="77777777" w:rsidR="00987E15" w:rsidRDefault="0068775A">
      <w:pPr>
        <w:ind w:left="400"/>
        <w:rPr>
          <w:sz w:val="20"/>
          <w:szCs w:val="20"/>
        </w:rPr>
      </w:pPr>
      <w:r>
        <w:rPr>
          <w:rFonts w:ascii="Arial" w:eastAsia="Arial" w:hAnsi="Arial" w:cs="Arial"/>
        </w:rPr>
        <w:t>Factories open.</w:t>
      </w:r>
    </w:p>
    <w:p w14:paraId="687233FA"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88960" behindDoc="1" locked="0" layoutInCell="0" allowOverlap="1" wp14:anchorId="264CC62C" wp14:editId="6A5B5E79">
                <wp:simplePos x="0" y="0"/>
                <wp:positionH relativeFrom="column">
                  <wp:posOffset>1388745</wp:posOffset>
                </wp:positionH>
                <wp:positionV relativeFrom="paragraph">
                  <wp:posOffset>166370</wp:posOffset>
                </wp:positionV>
                <wp:extent cx="316547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120B9FEF" id="Shape 69"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09.35pt,13.1pt" to="358.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" o:allowincell="f" filled="t" strokeweight=".30797mm">
                <v:stroke joinstyle="miter"/>
                <o:lock v:ext="edit" shapetype="f"/>
              </v:line>
            </w:pict>
          </mc:Fallback>
        </mc:AlternateContent>
      </w:r>
    </w:p>
    <w:p w14:paraId="0040E2FA" w14:textId="77777777" w:rsidR="00987E15" w:rsidRDefault="00987E15">
      <w:pPr>
        <w:spacing w:line="295"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1EC29A58" w14:textId="77777777">
        <w:trPr>
          <w:trHeight w:val="239"/>
        </w:trPr>
        <w:tc>
          <w:tcPr>
            <w:tcW w:w="720" w:type="dxa"/>
            <w:vAlign w:val="bottom"/>
          </w:tcPr>
          <w:p w14:paraId="54504C8A" w14:textId="77777777" w:rsidR="00987E15" w:rsidRDefault="00987E15">
            <w:pPr>
              <w:rPr>
                <w:sz w:val="20"/>
                <w:szCs w:val="20"/>
              </w:rPr>
            </w:pPr>
          </w:p>
        </w:tc>
        <w:tc>
          <w:tcPr>
            <w:tcW w:w="2240" w:type="dxa"/>
            <w:gridSpan w:val="2"/>
            <w:vAlign w:val="bottom"/>
          </w:tcPr>
          <w:p w14:paraId="27951B0F"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1E3BD6E8"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78B04E8E" w14:textId="77777777" w:rsidR="00987E15" w:rsidRDefault="0068775A">
            <w:pPr>
              <w:ind w:right="300"/>
              <w:jc w:val="right"/>
              <w:rPr>
                <w:sz w:val="20"/>
                <w:szCs w:val="20"/>
              </w:rPr>
            </w:pPr>
            <w:r>
              <w:rPr>
                <w:rFonts w:ascii="Arial" w:eastAsia="Arial" w:hAnsi="Arial" w:cs="Arial"/>
                <w:sz w:val="20"/>
                <w:szCs w:val="20"/>
              </w:rPr>
              <w:t>days</w:t>
            </w:r>
          </w:p>
        </w:tc>
      </w:tr>
      <w:tr w:rsidR="00987E15" w14:paraId="69A64CD9" w14:textId="77777777">
        <w:trPr>
          <w:trHeight w:val="239"/>
        </w:trPr>
        <w:tc>
          <w:tcPr>
            <w:tcW w:w="720" w:type="dxa"/>
            <w:vAlign w:val="bottom"/>
          </w:tcPr>
          <w:p w14:paraId="2AA7E615" w14:textId="77777777" w:rsidR="00987E15" w:rsidRDefault="00987E15">
            <w:pPr>
              <w:rPr>
                <w:sz w:val="20"/>
                <w:szCs w:val="20"/>
              </w:rPr>
            </w:pPr>
          </w:p>
        </w:tc>
        <w:tc>
          <w:tcPr>
            <w:tcW w:w="1240" w:type="dxa"/>
            <w:vAlign w:val="bottom"/>
          </w:tcPr>
          <w:p w14:paraId="06326B61"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574E211C" w14:textId="77777777" w:rsidR="00987E15" w:rsidRDefault="00987E15">
            <w:pPr>
              <w:rPr>
                <w:sz w:val="20"/>
                <w:szCs w:val="20"/>
              </w:rPr>
            </w:pPr>
          </w:p>
        </w:tc>
        <w:tc>
          <w:tcPr>
            <w:tcW w:w="1140" w:type="dxa"/>
            <w:vAlign w:val="bottom"/>
          </w:tcPr>
          <w:p w14:paraId="6B5903D7"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50F532AF" w14:textId="77777777" w:rsidR="00987E15" w:rsidRDefault="00987E15">
            <w:pPr>
              <w:rPr>
                <w:sz w:val="20"/>
                <w:szCs w:val="20"/>
              </w:rPr>
            </w:pPr>
          </w:p>
        </w:tc>
      </w:tr>
      <w:tr w:rsidR="00987E15" w14:paraId="79B9C769" w14:textId="77777777">
        <w:trPr>
          <w:trHeight w:val="247"/>
        </w:trPr>
        <w:tc>
          <w:tcPr>
            <w:tcW w:w="720" w:type="dxa"/>
            <w:vAlign w:val="bottom"/>
          </w:tcPr>
          <w:p w14:paraId="2BDF028A" w14:textId="77777777" w:rsidR="00987E15" w:rsidRDefault="00987E15">
            <w:pPr>
              <w:rPr>
                <w:sz w:val="21"/>
                <w:szCs w:val="21"/>
              </w:rPr>
            </w:pPr>
          </w:p>
        </w:tc>
        <w:tc>
          <w:tcPr>
            <w:tcW w:w="1240" w:type="dxa"/>
            <w:vAlign w:val="bottom"/>
          </w:tcPr>
          <w:p w14:paraId="25713C94"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042DC872" w14:textId="77777777" w:rsidR="00987E15" w:rsidRDefault="00987E15">
            <w:pPr>
              <w:rPr>
                <w:sz w:val="21"/>
                <w:szCs w:val="21"/>
              </w:rPr>
            </w:pPr>
          </w:p>
        </w:tc>
        <w:tc>
          <w:tcPr>
            <w:tcW w:w="1140" w:type="dxa"/>
            <w:vAlign w:val="bottom"/>
          </w:tcPr>
          <w:p w14:paraId="6B6F663F"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2BB27EDE" w14:textId="77777777" w:rsidR="00987E15" w:rsidRDefault="00987E15">
            <w:pPr>
              <w:rPr>
                <w:sz w:val="21"/>
                <w:szCs w:val="21"/>
              </w:rPr>
            </w:pPr>
          </w:p>
        </w:tc>
      </w:tr>
      <w:tr w:rsidR="00987E15" w14:paraId="47EC2F0B" w14:textId="77777777">
        <w:trPr>
          <w:trHeight w:val="47"/>
        </w:trPr>
        <w:tc>
          <w:tcPr>
            <w:tcW w:w="720" w:type="dxa"/>
            <w:tcBorders>
              <w:bottom w:val="single" w:sz="8" w:space="0" w:color="auto"/>
            </w:tcBorders>
            <w:vAlign w:val="bottom"/>
          </w:tcPr>
          <w:p w14:paraId="67241342" w14:textId="77777777" w:rsidR="00987E15" w:rsidRDefault="00987E15">
            <w:pPr>
              <w:rPr>
                <w:sz w:val="4"/>
                <w:szCs w:val="4"/>
              </w:rPr>
            </w:pPr>
          </w:p>
        </w:tc>
        <w:tc>
          <w:tcPr>
            <w:tcW w:w="1240" w:type="dxa"/>
            <w:tcBorders>
              <w:bottom w:val="single" w:sz="8" w:space="0" w:color="auto"/>
            </w:tcBorders>
            <w:vAlign w:val="bottom"/>
          </w:tcPr>
          <w:p w14:paraId="6E03BE97" w14:textId="77777777" w:rsidR="00987E15" w:rsidRDefault="00987E15">
            <w:pPr>
              <w:rPr>
                <w:sz w:val="4"/>
                <w:szCs w:val="4"/>
              </w:rPr>
            </w:pPr>
          </w:p>
        </w:tc>
        <w:tc>
          <w:tcPr>
            <w:tcW w:w="1000" w:type="dxa"/>
            <w:tcBorders>
              <w:bottom w:val="single" w:sz="8" w:space="0" w:color="auto"/>
            </w:tcBorders>
            <w:vAlign w:val="bottom"/>
          </w:tcPr>
          <w:p w14:paraId="20B38B1D" w14:textId="77777777" w:rsidR="00987E15" w:rsidRDefault="00987E15">
            <w:pPr>
              <w:rPr>
                <w:sz w:val="4"/>
                <w:szCs w:val="4"/>
              </w:rPr>
            </w:pPr>
          </w:p>
        </w:tc>
        <w:tc>
          <w:tcPr>
            <w:tcW w:w="1140" w:type="dxa"/>
            <w:tcBorders>
              <w:bottom w:val="single" w:sz="8" w:space="0" w:color="auto"/>
            </w:tcBorders>
            <w:vAlign w:val="bottom"/>
          </w:tcPr>
          <w:p w14:paraId="22EC8C83" w14:textId="77777777" w:rsidR="00987E15" w:rsidRDefault="00987E15">
            <w:pPr>
              <w:rPr>
                <w:sz w:val="4"/>
                <w:szCs w:val="4"/>
              </w:rPr>
            </w:pPr>
          </w:p>
        </w:tc>
        <w:tc>
          <w:tcPr>
            <w:tcW w:w="900" w:type="dxa"/>
            <w:tcBorders>
              <w:bottom w:val="single" w:sz="8" w:space="0" w:color="auto"/>
            </w:tcBorders>
            <w:vAlign w:val="bottom"/>
          </w:tcPr>
          <w:p w14:paraId="67D7412C" w14:textId="77777777" w:rsidR="00987E15" w:rsidRDefault="00987E15">
            <w:pPr>
              <w:rPr>
                <w:sz w:val="4"/>
                <w:szCs w:val="4"/>
              </w:rPr>
            </w:pPr>
          </w:p>
        </w:tc>
      </w:tr>
      <w:tr w:rsidR="00987E15" w14:paraId="6EF2810C" w14:textId="77777777">
        <w:trPr>
          <w:trHeight w:val="273"/>
        </w:trPr>
        <w:tc>
          <w:tcPr>
            <w:tcW w:w="720" w:type="dxa"/>
            <w:vAlign w:val="bottom"/>
          </w:tcPr>
          <w:p w14:paraId="4AD58EB7"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7DD0D486" w14:textId="77777777" w:rsidR="00987E15" w:rsidRDefault="0068775A">
            <w:pPr>
              <w:ind w:right="140"/>
              <w:jc w:val="right"/>
              <w:rPr>
                <w:sz w:val="20"/>
                <w:szCs w:val="20"/>
              </w:rPr>
            </w:pPr>
            <w:r>
              <w:rPr>
                <w:rFonts w:ascii="Arial" w:eastAsia="Arial" w:hAnsi="Arial" w:cs="Arial"/>
                <w:sz w:val="20"/>
                <w:szCs w:val="20"/>
              </w:rPr>
              <w:t>960.00</w:t>
            </w:r>
          </w:p>
        </w:tc>
        <w:tc>
          <w:tcPr>
            <w:tcW w:w="1000" w:type="dxa"/>
            <w:vAlign w:val="bottom"/>
          </w:tcPr>
          <w:p w14:paraId="4F7614E9"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000D0EC8"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0FFCC3DC" w14:textId="77777777" w:rsidR="00987E15" w:rsidRDefault="0068775A">
            <w:pPr>
              <w:ind w:right="20"/>
              <w:jc w:val="right"/>
              <w:rPr>
                <w:sz w:val="20"/>
                <w:szCs w:val="20"/>
              </w:rPr>
            </w:pPr>
            <w:r>
              <w:rPr>
                <w:rFonts w:ascii="Arial" w:eastAsia="Arial" w:hAnsi="Arial" w:cs="Arial"/>
                <w:sz w:val="20"/>
                <w:szCs w:val="20"/>
              </w:rPr>
              <w:t>1000.00</w:t>
            </w:r>
          </w:p>
        </w:tc>
      </w:tr>
      <w:tr w:rsidR="00987E15" w14:paraId="7AC5C485" w14:textId="77777777">
        <w:trPr>
          <w:trHeight w:val="239"/>
        </w:trPr>
        <w:tc>
          <w:tcPr>
            <w:tcW w:w="720" w:type="dxa"/>
            <w:vAlign w:val="bottom"/>
          </w:tcPr>
          <w:p w14:paraId="684DA4B5"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05B4AB6B" w14:textId="77777777" w:rsidR="00987E15" w:rsidRDefault="0068775A">
            <w:pPr>
              <w:ind w:right="140"/>
              <w:jc w:val="right"/>
              <w:rPr>
                <w:sz w:val="20"/>
                <w:szCs w:val="20"/>
              </w:rPr>
            </w:pPr>
            <w:r>
              <w:rPr>
                <w:rFonts w:ascii="Arial" w:eastAsia="Arial" w:hAnsi="Arial" w:cs="Arial"/>
                <w:sz w:val="20"/>
                <w:szCs w:val="20"/>
              </w:rPr>
              <w:t>3.46</w:t>
            </w:r>
          </w:p>
        </w:tc>
        <w:tc>
          <w:tcPr>
            <w:tcW w:w="1000" w:type="dxa"/>
            <w:vAlign w:val="bottom"/>
          </w:tcPr>
          <w:p w14:paraId="7F20DE6A" w14:textId="77777777" w:rsidR="00987E15" w:rsidRDefault="0068775A">
            <w:pPr>
              <w:ind w:right="20"/>
              <w:jc w:val="right"/>
              <w:rPr>
                <w:sz w:val="20"/>
                <w:szCs w:val="20"/>
              </w:rPr>
            </w:pPr>
            <w:r>
              <w:rPr>
                <w:rFonts w:ascii="Arial" w:eastAsia="Arial" w:hAnsi="Arial" w:cs="Arial"/>
                <w:sz w:val="20"/>
                <w:szCs w:val="20"/>
              </w:rPr>
              <w:t>124.10</w:t>
            </w:r>
          </w:p>
        </w:tc>
        <w:tc>
          <w:tcPr>
            <w:tcW w:w="1140" w:type="dxa"/>
            <w:vAlign w:val="bottom"/>
          </w:tcPr>
          <w:p w14:paraId="2B0191B4" w14:textId="77777777" w:rsidR="00987E15" w:rsidRDefault="0068775A">
            <w:pPr>
              <w:ind w:right="20"/>
              <w:jc w:val="right"/>
              <w:rPr>
                <w:sz w:val="20"/>
                <w:szCs w:val="20"/>
              </w:rPr>
            </w:pPr>
            <w:r>
              <w:rPr>
                <w:rFonts w:ascii="Arial" w:eastAsia="Arial" w:hAnsi="Arial" w:cs="Arial"/>
                <w:sz w:val="20"/>
                <w:szCs w:val="20"/>
              </w:rPr>
              <w:t>397.05</w:t>
            </w:r>
          </w:p>
        </w:tc>
        <w:tc>
          <w:tcPr>
            <w:tcW w:w="900" w:type="dxa"/>
            <w:vAlign w:val="bottom"/>
          </w:tcPr>
          <w:p w14:paraId="763F7058" w14:textId="77777777" w:rsidR="00987E15" w:rsidRDefault="0068775A">
            <w:pPr>
              <w:ind w:right="20"/>
              <w:jc w:val="right"/>
              <w:rPr>
                <w:sz w:val="20"/>
                <w:szCs w:val="20"/>
              </w:rPr>
            </w:pPr>
            <w:r>
              <w:rPr>
                <w:rFonts w:ascii="Arial" w:eastAsia="Arial" w:hAnsi="Arial" w:cs="Arial"/>
                <w:sz w:val="20"/>
                <w:szCs w:val="20"/>
              </w:rPr>
              <w:t>200.31</w:t>
            </w:r>
          </w:p>
        </w:tc>
      </w:tr>
      <w:tr w:rsidR="00987E15" w14:paraId="0136E484" w14:textId="77777777">
        <w:trPr>
          <w:trHeight w:val="239"/>
        </w:trPr>
        <w:tc>
          <w:tcPr>
            <w:tcW w:w="720" w:type="dxa"/>
            <w:vAlign w:val="bottom"/>
          </w:tcPr>
          <w:p w14:paraId="10111988"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7B0D2994" w14:textId="77777777" w:rsidR="00987E15" w:rsidRDefault="0068775A">
            <w:pPr>
              <w:ind w:right="140"/>
              <w:jc w:val="right"/>
              <w:rPr>
                <w:sz w:val="20"/>
                <w:szCs w:val="20"/>
              </w:rPr>
            </w:pPr>
            <w:r>
              <w:rPr>
                <w:rFonts w:ascii="Arial" w:eastAsia="Arial" w:hAnsi="Arial" w:cs="Arial"/>
                <w:sz w:val="20"/>
                <w:szCs w:val="20"/>
              </w:rPr>
              <w:t>6.65</w:t>
            </w:r>
          </w:p>
        </w:tc>
        <w:tc>
          <w:tcPr>
            <w:tcW w:w="1000" w:type="dxa"/>
            <w:vAlign w:val="bottom"/>
          </w:tcPr>
          <w:p w14:paraId="4301154A" w14:textId="77777777" w:rsidR="00987E15" w:rsidRDefault="0068775A">
            <w:pPr>
              <w:ind w:right="20"/>
              <w:jc w:val="right"/>
              <w:rPr>
                <w:sz w:val="20"/>
                <w:szCs w:val="20"/>
              </w:rPr>
            </w:pPr>
            <w:r>
              <w:rPr>
                <w:rFonts w:ascii="Arial" w:eastAsia="Arial" w:hAnsi="Arial" w:cs="Arial"/>
                <w:sz w:val="20"/>
                <w:szCs w:val="20"/>
              </w:rPr>
              <w:t>132.42</w:t>
            </w:r>
          </w:p>
        </w:tc>
        <w:tc>
          <w:tcPr>
            <w:tcW w:w="1140" w:type="dxa"/>
            <w:vAlign w:val="bottom"/>
          </w:tcPr>
          <w:p w14:paraId="1B9AA1E9" w14:textId="77777777" w:rsidR="00987E15" w:rsidRDefault="0068775A">
            <w:pPr>
              <w:ind w:right="20"/>
              <w:jc w:val="right"/>
              <w:rPr>
                <w:sz w:val="20"/>
                <w:szCs w:val="20"/>
              </w:rPr>
            </w:pPr>
            <w:r>
              <w:rPr>
                <w:rFonts w:ascii="Arial" w:eastAsia="Arial" w:hAnsi="Arial" w:cs="Arial"/>
                <w:sz w:val="20"/>
                <w:szCs w:val="20"/>
              </w:rPr>
              <w:t>399.64</w:t>
            </w:r>
          </w:p>
        </w:tc>
        <w:tc>
          <w:tcPr>
            <w:tcW w:w="900" w:type="dxa"/>
            <w:vAlign w:val="bottom"/>
          </w:tcPr>
          <w:p w14:paraId="16421BF3" w14:textId="77777777" w:rsidR="00987E15" w:rsidRDefault="0068775A">
            <w:pPr>
              <w:ind w:right="20"/>
              <w:jc w:val="right"/>
              <w:rPr>
                <w:sz w:val="20"/>
                <w:szCs w:val="20"/>
              </w:rPr>
            </w:pPr>
            <w:r>
              <w:rPr>
                <w:rFonts w:ascii="Arial" w:eastAsia="Arial" w:hAnsi="Arial" w:cs="Arial"/>
                <w:sz w:val="20"/>
                <w:szCs w:val="20"/>
              </w:rPr>
              <w:t>121.46</w:t>
            </w:r>
          </w:p>
        </w:tc>
      </w:tr>
      <w:tr w:rsidR="00987E15" w14:paraId="5706485B" w14:textId="77777777">
        <w:trPr>
          <w:trHeight w:val="239"/>
        </w:trPr>
        <w:tc>
          <w:tcPr>
            <w:tcW w:w="720" w:type="dxa"/>
            <w:vAlign w:val="bottom"/>
          </w:tcPr>
          <w:p w14:paraId="31E94803"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5D7C6D70"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097F3892"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70A9F0C8"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42872E41" w14:textId="77777777" w:rsidR="00987E15" w:rsidRDefault="0068775A">
            <w:pPr>
              <w:ind w:right="20"/>
              <w:jc w:val="right"/>
              <w:rPr>
                <w:sz w:val="20"/>
                <w:szCs w:val="20"/>
              </w:rPr>
            </w:pPr>
            <w:r>
              <w:rPr>
                <w:rFonts w:ascii="Arial" w:eastAsia="Arial" w:hAnsi="Arial" w:cs="Arial"/>
                <w:sz w:val="20"/>
                <w:szCs w:val="20"/>
              </w:rPr>
              <w:t>14.00</w:t>
            </w:r>
          </w:p>
        </w:tc>
      </w:tr>
      <w:tr w:rsidR="00987E15" w14:paraId="461FCE12" w14:textId="77777777">
        <w:trPr>
          <w:trHeight w:val="239"/>
        </w:trPr>
        <w:tc>
          <w:tcPr>
            <w:tcW w:w="720" w:type="dxa"/>
            <w:vAlign w:val="bottom"/>
          </w:tcPr>
          <w:p w14:paraId="2712B59C"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13CDE064"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5C261114" w14:textId="77777777" w:rsidR="00987E15" w:rsidRDefault="0068775A">
            <w:pPr>
              <w:ind w:right="20"/>
              <w:jc w:val="right"/>
              <w:rPr>
                <w:sz w:val="20"/>
                <w:szCs w:val="20"/>
              </w:rPr>
            </w:pPr>
            <w:r>
              <w:rPr>
                <w:rFonts w:ascii="Arial" w:eastAsia="Arial" w:hAnsi="Arial" w:cs="Arial"/>
                <w:sz w:val="20"/>
                <w:szCs w:val="20"/>
              </w:rPr>
              <w:t>9.00</w:t>
            </w:r>
          </w:p>
        </w:tc>
        <w:tc>
          <w:tcPr>
            <w:tcW w:w="1140" w:type="dxa"/>
            <w:vAlign w:val="bottom"/>
          </w:tcPr>
          <w:p w14:paraId="3B6A014F" w14:textId="77777777" w:rsidR="00987E15" w:rsidRDefault="0068775A">
            <w:pPr>
              <w:ind w:right="20"/>
              <w:jc w:val="right"/>
              <w:rPr>
                <w:sz w:val="20"/>
                <w:szCs w:val="20"/>
              </w:rPr>
            </w:pPr>
            <w:r>
              <w:rPr>
                <w:rFonts w:ascii="Arial" w:eastAsia="Arial" w:hAnsi="Arial" w:cs="Arial"/>
                <w:sz w:val="20"/>
                <w:szCs w:val="20"/>
              </w:rPr>
              <w:t>19.00</w:t>
            </w:r>
          </w:p>
        </w:tc>
        <w:tc>
          <w:tcPr>
            <w:tcW w:w="900" w:type="dxa"/>
            <w:vAlign w:val="bottom"/>
          </w:tcPr>
          <w:p w14:paraId="6CC113C1" w14:textId="77777777" w:rsidR="00987E15" w:rsidRDefault="0068775A">
            <w:pPr>
              <w:ind w:right="20"/>
              <w:jc w:val="right"/>
              <w:rPr>
                <w:sz w:val="20"/>
                <w:szCs w:val="20"/>
              </w:rPr>
            </w:pPr>
            <w:r>
              <w:rPr>
                <w:rFonts w:ascii="Arial" w:eastAsia="Arial" w:hAnsi="Arial" w:cs="Arial"/>
                <w:sz w:val="20"/>
                <w:szCs w:val="20"/>
              </w:rPr>
              <w:t>95.75</w:t>
            </w:r>
          </w:p>
        </w:tc>
      </w:tr>
      <w:tr w:rsidR="00987E15" w14:paraId="44B59D24" w14:textId="77777777">
        <w:trPr>
          <w:trHeight w:val="239"/>
        </w:trPr>
        <w:tc>
          <w:tcPr>
            <w:tcW w:w="720" w:type="dxa"/>
            <w:vAlign w:val="bottom"/>
          </w:tcPr>
          <w:p w14:paraId="4D31653A"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7B052FFE"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110F1FE2" w14:textId="77777777" w:rsidR="00987E15" w:rsidRDefault="0068775A">
            <w:pPr>
              <w:ind w:right="20"/>
              <w:jc w:val="right"/>
              <w:rPr>
                <w:sz w:val="20"/>
                <w:szCs w:val="20"/>
              </w:rPr>
            </w:pPr>
            <w:r>
              <w:rPr>
                <w:rFonts w:ascii="Arial" w:eastAsia="Arial" w:hAnsi="Arial" w:cs="Arial"/>
                <w:sz w:val="20"/>
                <w:szCs w:val="20"/>
              </w:rPr>
              <w:t>85.00</w:t>
            </w:r>
          </w:p>
        </w:tc>
        <w:tc>
          <w:tcPr>
            <w:tcW w:w="1140" w:type="dxa"/>
            <w:vAlign w:val="bottom"/>
          </w:tcPr>
          <w:p w14:paraId="0C46D747" w14:textId="77777777" w:rsidR="00987E15" w:rsidRDefault="0068775A">
            <w:pPr>
              <w:ind w:right="20"/>
              <w:jc w:val="right"/>
              <w:rPr>
                <w:sz w:val="20"/>
                <w:szCs w:val="20"/>
              </w:rPr>
            </w:pPr>
            <w:r>
              <w:rPr>
                <w:rFonts w:ascii="Arial" w:eastAsia="Arial" w:hAnsi="Arial" w:cs="Arial"/>
                <w:sz w:val="20"/>
                <w:szCs w:val="20"/>
              </w:rPr>
              <w:t>279.00</w:t>
            </w:r>
          </w:p>
        </w:tc>
        <w:tc>
          <w:tcPr>
            <w:tcW w:w="900" w:type="dxa"/>
            <w:vAlign w:val="bottom"/>
          </w:tcPr>
          <w:p w14:paraId="14BD7EC9" w14:textId="77777777" w:rsidR="00987E15" w:rsidRDefault="0068775A">
            <w:pPr>
              <w:ind w:right="20"/>
              <w:jc w:val="right"/>
              <w:rPr>
                <w:sz w:val="20"/>
                <w:szCs w:val="20"/>
              </w:rPr>
            </w:pPr>
            <w:r>
              <w:rPr>
                <w:rFonts w:ascii="Arial" w:eastAsia="Arial" w:hAnsi="Arial" w:cs="Arial"/>
                <w:sz w:val="20"/>
                <w:szCs w:val="20"/>
              </w:rPr>
              <w:t>188.00</w:t>
            </w:r>
          </w:p>
        </w:tc>
      </w:tr>
      <w:tr w:rsidR="00987E15" w14:paraId="2A7A8619" w14:textId="77777777">
        <w:trPr>
          <w:trHeight w:val="239"/>
        </w:trPr>
        <w:tc>
          <w:tcPr>
            <w:tcW w:w="720" w:type="dxa"/>
            <w:vAlign w:val="bottom"/>
          </w:tcPr>
          <w:p w14:paraId="065A49CB"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50CDB0CF" w14:textId="77777777" w:rsidR="00987E15" w:rsidRDefault="0068775A">
            <w:pPr>
              <w:ind w:right="140"/>
              <w:jc w:val="right"/>
              <w:rPr>
                <w:sz w:val="20"/>
                <w:szCs w:val="20"/>
              </w:rPr>
            </w:pPr>
            <w:r>
              <w:rPr>
                <w:rFonts w:ascii="Arial" w:eastAsia="Arial" w:hAnsi="Arial" w:cs="Arial"/>
                <w:sz w:val="20"/>
                <w:szCs w:val="20"/>
              </w:rPr>
              <w:t>5.00</w:t>
            </w:r>
          </w:p>
        </w:tc>
        <w:tc>
          <w:tcPr>
            <w:tcW w:w="1000" w:type="dxa"/>
            <w:vAlign w:val="bottom"/>
          </w:tcPr>
          <w:p w14:paraId="7E04DAA6" w14:textId="77777777" w:rsidR="00987E15" w:rsidRDefault="0068775A">
            <w:pPr>
              <w:ind w:right="20"/>
              <w:jc w:val="right"/>
              <w:rPr>
                <w:sz w:val="20"/>
                <w:szCs w:val="20"/>
              </w:rPr>
            </w:pPr>
            <w:r>
              <w:rPr>
                <w:rFonts w:ascii="Arial" w:eastAsia="Arial" w:hAnsi="Arial" w:cs="Arial"/>
                <w:sz w:val="20"/>
                <w:szCs w:val="20"/>
              </w:rPr>
              <w:t>202.25</w:t>
            </w:r>
          </w:p>
        </w:tc>
        <w:tc>
          <w:tcPr>
            <w:tcW w:w="1140" w:type="dxa"/>
            <w:vAlign w:val="bottom"/>
          </w:tcPr>
          <w:p w14:paraId="1B451043" w14:textId="77777777" w:rsidR="00987E15" w:rsidRDefault="0068775A">
            <w:pPr>
              <w:ind w:right="20"/>
              <w:jc w:val="right"/>
              <w:rPr>
                <w:sz w:val="20"/>
                <w:szCs w:val="20"/>
              </w:rPr>
            </w:pPr>
            <w:r>
              <w:rPr>
                <w:rFonts w:ascii="Arial" w:eastAsia="Arial" w:hAnsi="Arial" w:cs="Arial"/>
                <w:sz w:val="20"/>
                <w:szCs w:val="20"/>
              </w:rPr>
              <w:t>707.00</w:t>
            </w:r>
          </w:p>
        </w:tc>
        <w:tc>
          <w:tcPr>
            <w:tcW w:w="900" w:type="dxa"/>
            <w:vAlign w:val="bottom"/>
          </w:tcPr>
          <w:p w14:paraId="438D9ADA" w14:textId="77777777" w:rsidR="00987E15" w:rsidRDefault="0068775A">
            <w:pPr>
              <w:ind w:right="20"/>
              <w:jc w:val="right"/>
              <w:rPr>
                <w:sz w:val="20"/>
                <w:szCs w:val="20"/>
              </w:rPr>
            </w:pPr>
            <w:r>
              <w:rPr>
                <w:rFonts w:ascii="Arial" w:eastAsia="Arial" w:hAnsi="Arial" w:cs="Arial"/>
                <w:sz w:val="20"/>
                <w:szCs w:val="20"/>
              </w:rPr>
              <w:t>284.00</w:t>
            </w:r>
          </w:p>
        </w:tc>
      </w:tr>
      <w:tr w:rsidR="00987E15" w14:paraId="7977D72B" w14:textId="77777777">
        <w:trPr>
          <w:trHeight w:val="247"/>
        </w:trPr>
        <w:tc>
          <w:tcPr>
            <w:tcW w:w="720" w:type="dxa"/>
            <w:vAlign w:val="bottom"/>
          </w:tcPr>
          <w:p w14:paraId="39772BF3"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2BDDCBF7" w14:textId="77777777" w:rsidR="00987E15" w:rsidRDefault="0068775A">
            <w:pPr>
              <w:ind w:right="140"/>
              <w:jc w:val="right"/>
              <w:rPr>
                <w:sz w:val="20"/>
                <w:szCs w:val="20"/>
              </w:rPr>
            </w:pPr>
            <w:r>
              <w:rPr>
                <w:rFonts w:ascii="Arial" w:eastAsia="Arial" w:hAnsi="Arial" w:cs="Arial"/>
                <w:sz w:val="20"/>
                <w:szCs w:val="20"/>
              </w:rPr>
              <w:t>41.00</w:t>
            </w:r>
          </w:p>
        </w:tc>
        <w:tc>
          <w:tcPr>
            <w:tcW w:w="1000" w:type="dxa"/>
            <w:vAlign w:val="bottom"/>
          </w:tcPr>
          <w:p w14:paraId="76E68F87" w14:textId="77777777" w:rsidR="00987E15" w:rsidRDefault="0068775A">
            <w:pPr>
              <w:ind w:right="20"/>
              <w:jc w:val="right"/>
              <w:rPr>
                <w:sz w:val="20"/>
                <w:szCs w:val="20"/>
              </w:rPr>
            </w:pPr>
            <w:r>
              <w:rPr>
                <w:rFonts w:ascii="Arial" w:eastAsia="Arial" w:hAnsi="Arial" w:cs="Arial"/>
                <w:sz w:val="20"/>
                <w:szCs w:val="20"/>
              </w:rPr>
              <w:t>868.00</w:t>
            </w:r>
          </w:p>
        </w:tc>
        <w:tc>
          <w:tcPr>
            <w:tcW w:w="1140" w:type="dxa"/>
            <w:vAlign w:val="bottom"/>
          </w:tcPr>
          <w:p w14:paraId="061D3538" w14:textId="77777777" w:rsidR="00987E15" w:rsidRDefault="0068775A">
            <w:pPr>
              <w:ind w:right="20"/>
              <w:jc w:val="right"/>
              <w:rPr>
                <w:sz w:val="20"/>
                <w:szCs w:val="20"/>
              </w:rPr>
            </w:pPr>
            <w:r>
              <w:rPr>
                <w:rFonts w:ascii="Arial" w:eastAsia="Arial" w:hAnsi="Arial" w:cs="Arial"/>
                <w:sz w:val="20"/>
                <w:szCs w:val="20"/>
              </w:rPr>
              <w:t>2140.00</w:t>
            </w:r>
          </w:p>
        </w:tc>
        <w:tc>
          <w:tcPr>
            <w:tcW w:w="900" w:type="dxa"/>
            <w:vAlign w:val="bottom"/>
          </w:tcPr>
          <w:p w14:paraId="298F4C88" w14:textId="77777777" w:rsidR="00987E15" w:rsidRDefault="0068775A">
            <w:pPr>
              <w:ind w:right="20"/>
              <w:jc w:val="right"/>
              <w:rPr>
                <w:sz w:val="20"/>
                <w:szCs w:val="20"/>
              </w:rPr>
            </w:pPr>
            <w:r>
              <w:rPr>
                <w:rFonts w:ascii="Arial" w:eastAsia="Arial" w:hAnsi="Arial" w:cs="Arial"/>
                <w:sz w:val="20"/>
                <w:szCs w:val="20"/>
              </w:rPr>
              <w:t>714.00</w:t>
            </w:r>
          </w:p>
        </w:tc>
      </w:tr>
      <w:tr w:rsidR="00987E15" w14:paraId="7AB1549C" w14:textId="77777777">
        <w:trPr>
          <w:trHeight w:val="47"/>
        </w:trPr>
        <w:tc>
          <w:tcPr>
            <w:tcW w:w="720" w:type="dxa"/>
            <w:tcBorders>
              <w:bottom w:val="single" w:sz="8" w:space="0" w:color="auto"/>
            </w:tcBorders>
            <w:vAlign w:val="bottom"/>
          </w:tcPr>
          <w:p w14:paraId="05867DB1" w14:textId="77777777" w:rsidR="00987E15" w:rsidRDefault="00987E15">
            <w:pPr>
              <w:rPr>
                <w:sz w:val="4"/>
                <w:szCs w:val="4"/>
              </w:rPr>
            </w:pPr>
          </w:p>
        </w:tc>
        <w:tc>
          <w:tcPr>
            <w:tcW w:w="1240" w:type="dxa"/>
            <w:tcBorders>
              <w:bottom w:val="single" w:sz="8" w:space="0" w:color="auto"/>
            </w:tcBorders>
            <w:vAlign w:val="bottom"/>
          </w:tcPr>
          <w:p w14:paraId="1390A687" w14:textId="77777777" w:rsidR="00987E15" w:rsidRDefault="00987E15">
            <w:pPr>
              <w:rPr>
                <w:sz w:val="4"/>
                <w:szCs w:val="4"/>
              </w:rPr>
            </w:pPr>
          </w:p>
        </w:tc>
        <w:tc>
          <w:tcPr>
            <w:tcW w:w="1000" w:type="dxa"/>
            <w:tcBorders>
              <w:bottom w:val="single" w:sz="8" w:space="0" w:color="auto"/>
            </w:tcBorders>
            <w:vAlign w:val="bottom"/>
          </w:tcPr>
          <w:p w14:paraId="2F513780" w14:textId="77777777" w:rsidR="00987E15" w:rsidRDefault="00987E15">
            <w:pPr>
              <w:rPr>
                <w:sz w:val="4"/>
                <w:szCs w:val="4"/>
              </w:rPr>
            </w:pPr>
          </w:p>
        </w:tc>
        <w:tc>
          <w:tcPr>
            <w:tcW w:w="1140" w:type="dxa"/>
            <w:tcBorders>
              <w:bottom w:val="single" w:sz="8" w:space="0" w:color="auto"/>
            </w:tcBorders>
            <w:vAlign w:val="bottom"/>
          </w:tcPr>
          <w:p w14:paraId="59CAF4A7" w14:textId="77777777" w:rsidR="00987E15" w:rsidRDefault="00987E15">
            <w:pPr>
              <w:rPr>
                <w:sz w:val="4"/>
                <w:szCs w:val="4"/>
              </w:rPr>
            </w:pPr>
          </w:p>
        </w:tc>
        <w:tc>
          <w:tcPr>
            <w:tcW w:w="900" w:type="dxa"/>
            <w:tcBorders>
              <w:bottom w:val="single" w:sz="8" w:space="0" w:color="auto"/>
            </w:tcBorders>
            <w:vAlign w:val="bottom"/>
          </w:tcPr>
          <w:p w14:paraId="5A188BA0" w14:textId="77777777" w:rsidR="00987E15" w:rsidRDefault="00987E15">
            <w:pPr>
              <w:rPr>
                <w:sz w:val="4"/>
                <w:szCs w:val="4"/>
              </w:rPr>
            </w:pPr>
          </w:p>
        </w:tc>
      </w:tr>
    </w:tbl>
    <w:p w14:paraId="0007DC90" w14:textId="77777777" w:rsidR="00987E15" w:rsidRDefault="00987E15">
      <w:pPr>
        <w:spacing w:line="164" w:lineRule="exact"/>
        <w:rPr>
          <w:sz w:val="20"/>
          <w:szCs w:val="20"/>
        </w:rPr>
      </w:pPr>
    </w:p>
    <w:p w14:paraId="48A52567" w14:textId="77777777" w:rsidR="00987E15" w:rsidRDefault="0068775A">
      <w:pPr>
        <w:spacing w:line="276" w:lineRule="auto"/>
        <w:ind w:left="400" w:right="400"/>
        <w:rPr>
          <w:sz w:val="20"/>
          <w:szCs w:val="20"/>
        </w:rPr>
      </w:pPr>
      <w:r>
        <w:rPr>
          <w:rFonts w:ascii="Arial" w:eastAsia="Arial" w:hAnsi="Arial" w:cs="Arial"/>
        </w:rPr>
        <w:t>Table 9: Epidemics excluding fragility of any tyoe, non-pharmaceutical containment mea-sures, with factories open, no school in September 2020</w:t>
      </w:r>
    </w:p>
    <w:p w14:paraId="0298B6E4" w14:textId="77777777" w:rsidR="00987E15" w:rsidRDefault="0068775A">
      <w:pPr>
        <w:spacing w:line="20" w:lineRule="exact"/>
        <w:rPr>
          <w:sz w:val="20"/>
          <w:szCs w:val="20"/>
        </w:rPr>
      </w:pPr>
      <w:r>
        <w:rPr>
          <w:noProof/>
          <w:sz w:val="20"/>
          <w:szCs w:val="20"/>
        </w:rPr>
        <w:drawing>
          <wp:anchor distT="0" distB="0" distL="114300" distR="114300" simplePos="0" relativeHeight="251689984" behindDoc="1" locked="0" layoutInCell="0" allowOverlap="1" wp14:anchorId="4E4435A7" wp14:editId="29CB1E83">
            <wp:simplePos x="0" y="0"/>
            <wp:positionH relativeFrom="column">
              <wp:posOffset>772795</wp:posOffset>
            </wp:positionH>
            <wp:positionV relativeFrom="paragraph">
              <wp:posOffset>276225</wp:posOffset>
            </wp:positionV>
            <wp:extent cx="4352925" cy="282638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srcRect/>
                    <a:stretch>
                      <a:fillRect/>
                    </a:stretch>
                  </pic:blipFill>
                  <pic:spPr bwMode="auto">
                    <a:xfrm>
                      <a:off x="0" y="0"/>
                      <a:ext cx="4352925" cy="2826385"/>
                    </a:xfrm>
                    <a:prstGeom prst="rect">
                      <a:avLst/>
                    </a:prstGeom>
                    <a:noFill/>
                  </pic:spPr>
                </pic:pic>
              </a:graphicData>
            </a:graphic>
          </wp:anchor>
        </w:drawing>
      </w:r>
    </w:p>
    <w:p w14:paraId="37ACFB1B" w14:textId="77777777" w:rsidR="00987E15" w:rsidRDefault="00987E15">
      <w:pPr>
        <w:spacing w:line="200" w:lineRule="exact"/>
        <w:rPr>
          <w:sz w:val="20"/>
          <w:szCs w:val="20"/>
        </w:rPr>
      </w:pPr>
    </w:p>
    <w:p w14:paraId="022A1015" w14:textId="77777777" w:rsidR="00987E15" w:rsidRDefault="00987E15">
      <w:pPr>
        <w:spacing w:line="200" w:lineRule="exact"/>
        <w:rPr>
          <w:sz w:val="20"/>
          <w:szCs w:val="20"/>
        </w:rPr>
      </w:pPr>
    </w:p>
    <w:p w14:paraId="22B7B4DF" w14:textId="77777777" w:rsidR="00987E15" w:rsidRDefault="00987E15">
      <w:pPr>
        <w:spacing w:line="200" w:lineRule="exact"/>
        <w:rPr>
          <w:sz w:val="20"/>
          <w:szCs w:val="20"/>
        </w:rPr>
      </w:pPr>
    </w:p>
    <w:p w14:paraId="7CA28E2D" w14:textId="77777777" w:rsidR="00987E15" w:rsidRDefault="00987E15">
      <w:pPr>
        <w:spacing w:line="200" w:lineRule="exact"/>
        <w:rPr>
          <w:sz w:val="20"/>
          <w:szCs w:val="20"/>
        </w:rPr>
      </w:pPr>
    </w:p>
    <w:p w14:paraId="033549EA" w14:textId="77777777" w:rsidR="00987E15" w:rsidRDefault="00987E15">
      <w:pPr>
        <w:spacing w:line="200" w:lineRule="exact"/>
        <w:rPr>
          <w:sz w:val="20"/>
          <w:szCs w:val="20"/>
        </w:rPr>
      </w:pPr>
    </w:p>
    <w:p w14:paraId="2E614956" w14:textId="77777777" w:rsidR="00987E15" w:rsidRDefault="00987E15">
      <w:pPr>
        <w:spacing w:line="200" w:lineRule="exact"/>
        <w:rPr>
          <w:sz w:val="20"/>
          <w:szCs w:val="20"/>
        </w:rPr>
      </w:pPr>
    </w:p>
    <w:p w14:paraId="65472BFA" w14:textId="77777777" w:rsidR="00987E15" w:rsidRDefault="00987E15">
      <w:pPr>
        <w:spacing w:line="200" w:lineRule="exact"/>
        <w:rPr>
          <w:sz w:val="20"/>
          <w:szCs w:val="20"/>
        </w:rPr>
      </w:pPr>
    </w:p>
    <w:p w14:paraId="766F0E74" w14:textId="77777777" w:rsidR="00987E15" w:rsidRDefault="00987E15">
      <w:pPr>
        <w:spacing w:line="200" w:lineRule="exact"/>
        <w:rPr>
          <w:sz w:val="20"/>
          <w:szCs w:val="20"/>
        </w:rPr>
      </w:pPr>
    </w:p>
    <w:p w14:paraId="1D8A62EA" w14:textId="77777777" w:rsidR="00987E15" w:rsidRDefault="00987E15">
      <w:pPr>
        <w:spacing w:line="200" w:lineRule="exact"/>
        <w:rPr>
          <w:sz w:val="20"/>
          <w:szCs w:val="20"/>
        </w:rPr>
      </w:pPr>
    </w:p>
    <w:p w14:paraId="61017EB3" w14:textId="77777777" w:rsidR="00987E15" w:rsidRDefault="00987E15">
      <w:pPr>
        <w:spacing w:line="200" w:lineRule="exact"/>
        <w:rPr>
          <w:sz w:val="20"/>
          <w:szCs w:val="20"/>
        </w:rPr>
      </w:pPr>
    </w:p>
    <w:p w14:paraId="1166951D" w14:textId="77777777" w:rsidR="00987E15" w:rsidRDefault="00987E15">
      <w:pPr>
        <w:spacing w:line="200" w:lineRule="exact"/>
        <w:rPr>
          <w:sz w:val="20"/>
          <w:szCs w:val="20"/>
        </w:rPr>
      </w:pPr>
    </w:p>
    <w:p w14:paraId="27732538" w14:textId="77777777" w:rsidR="00987E15" w:rsidRDefault="00987E15">
      <w:pPr>
        <w:spacing w:line="200" w:lineRule="exact"/>
        <w:rPr>
          <w:sz w:val="20"/>
          <w:szCs w:val="20"/>
        </w:rPr>
      </w:pPr>
    </w:p>
    <w:p w14:paraId="0767AB37" w14:textId="77777777" w:rsidR="00987E15" w:rsidRDefault="00987E15">
      <w:pPr>
        <w:spacing w:line="200" w:lineRule="exact"/>
        <w:rPr>
          <w:sz w:val="20"/>
          <w:szCs w:val="20"/>
        </w:rPr>
      </w:pPr>
    </w:p>
    <w:p w14:paraId="2F20169A" w14:textId="77777777" w:rsidR="00987E15" w:rsidRDefault="00987E15">
      <w:pPr>
        <w:spacing w:line="200" w:lineRule="exact"/>
        <w:rPr>
          <w:sz w:val="20"/>
          <w:szCs w:val="20"/>
        </w:rPr>
      </w:pPr>
    </w:p>
    <w:p w14:paraId="7D0FDF91" w14:textId="77777777" w:rsidR="00987E15" w:rsidRDefault="00987E15">
      <w:pPr>
        <w:spacing w:line="200" w:lineRule="exact"/>
        <w:rPr>
          <w:sz w:val="20"/>
          <w:szCs w:val="20"/>
        </w:rPr>
      </w:pPr>
    </w:p>
    <w:p w14:paraId="6500C4C5" w14:textId="77777777" w:rsidR="00987E15" w:rsidRDefault="00987E15">
      <w:pPr>
        <w:spacing w:line="200" w:lineRule="exact"/>
        <w:rPr>
          <w:sz w:val="20"/>
          <w:szCs w:val="20"/>
        </w:rPr>
      </w:pPr>
    </w:p>
    <w:p w14:paraId="6989A696" w14:textId="77777777" w:rsidR="00987E15" w:rsidRDefault="00987E15">
      <w:pPr>
        <w:spacing w:line="200" w:lineRule="exact"/>
        <w:rPr>
          <w:sz w:val="20"/>
          <w:szCs w:val="20"/>
        </w:rPr>
      </w:pPr>
    </w:p>
    <w:p w14:paraId="60C8AD58" w14:textId="77777777" w:rsidR="00987E15" w:rsidRDefault="00987E15">
      <w:pPr>
        <w:spacing w:line="200" w:lineRule="exact"/>
        <w:rPr>
          <w:sz w:val="20"/>
          <w:szCs w:val="20"/>
        </w:rPr>
      </w:pPr>
    </w:p>
    <w:p w14:paraId="0DAEF58B" w14:textId="77777777" w:rsidR="00987E15" w:rsidRDefault="00987E15">
      <w:pPr>
        <w:spacing w:line="200" w:lineRule="exact"/>
        <w:rPr>
          <w:sz w:val="20"/>
          <w:szCs w:val="20"/>
        </w:rPr>
      </w:pPr>
    </w:p>
    <w:p w14:paraId="0C0E908B" w14:textId="77777777" w:rsidR="00987E15" w:rsidRDefault="00987E15">
      <w:pPr>
        <w:spacing w:line="200" w:lineRule="exact"/>
        <w:rPr>
          <w:sz w:val="20"/>
          <w:szCs w:val="20"/>
        </w:rPr>
      </w:pPr>
    </w:p>
    <w:p w14:paraId="25CBDD12" w14:textId="77777777" w:rsidR="00987E15" w:rsidRDefault="00987E15">
      <w:pPr>
        <w:spacing w:line="200" w:lineRule="exact"/>
        <w:rPr>
          <w:sz w:val="20"/>
          <w:szCs w:val="20"/>
        </w:rPr>
      </w:pPr>
    </w:p>
    <w:p w14:paraId="18ECB456" w14:textId="77777777" w:rsidR="00987E15" w:rsidRDefault="00987E15">
      <w:pPr>
        <w:spacing w:line="200" w:lineRule="exact"/>
        <w:rPr>
          <w:sz w:val="20"/>
          <w:szCs w:val="20"/>
        </w:rPr>
      </w:pPr>
    </w:p>
    <w:p w14:paraId="4BCF14F1" w14:textId="77777777" w:rsidR="00987E15" w:rsidRDefault="00987E15">
      <w:pPr>
        <w:spacing w:line="200" w:lineRule="exact"/>
        <w:rPr>
          <w:sz w:val="20"/>
          <w:szCs w:val="20"/>
        </w:rPr>
      </w:pPr>
    </w:p>
    <w:p w14:paraId="62634940" w14:textId="77777777" w:rsidR="00987E15" w:rsidRDefault="00987E15">
      <w:pPr>
        <w:spacing w:line="200" w:lineRule="exact"/>
        <w:rPr>
          <w:sz w:val="20"/>
          <w:szCs w:val="20"/>
        </w:rPr>
      </w:pPr>
    </w:p>
    <w:p w14:paraId="15FE0514" w14:textId="77777777" w:rsidR="00987E15" w:rsidRDefault="00987E15">
      <w:pPr>
        <w:spacing w:line="331" w:lineRule="exact"/>
        <w:rPr>
          <w:sz w:val="20"/>
          <w:szCs w:val="20"/>
        </w:rPr>
      </w:pPr>
    </w:p>
    <w:p w14:paraId="4D158829" w14:textId="77777777" w:rsidR="00987E15" w:rsidRDefault="0068775A">
      <w:pPr>
        <w:spacing w:line="276" w:lineRule="auto"/>
        <w:ind w:left="400" w:right="400"/>
        <w:rPr>
          <w:sz w:val="20"/>
          <w:szCs w:val="20"/>
        </w:rPr>
      </w:pPr>
      <w:r>
        <w:rPr>
          <w:rFonts w:ascii="Arial" w:eastAsia="Arial" w:hAnsi="Arial" w:cs="Arial"/>
        </w:rPr>
        <w:t>Figure 27: Epidemics excluding fragility of any type, non-pharmaceutical containment measures, with factories open, no school in September 2020</w:t>
      </w:r>
    </w:p>
    <w:p w14:paraId="4E157A11" w14:textId="77777777" w:rsidR="00987E15" w:rsidRDefault="00987E15">
      <w:pPr>
        <w:sectPr w:rsidR="00987E15">
          <w:pgSz w:w="12240" w:h="15840"/>
          <w:pgMar w:top="1147" w:right="1440" w:bottom="1440" w:left="1440" w:header="0" w:footer="0" w:gutter="0"/>
          <w:cols w:space="720" w:equalWidth="0">
            <w:col w:w="9360"/>
          </w:cols>
        </w:sectPr>
      </w:pPr>
    </w:p>
    <w:p w14:paraId="28F8AA9B" w14:textId="77777777" w:rsidR="00987E15" w:rsidRDefault="00987E15">
      <w:pPr>
        <w:spacing w:line="200" w:lineRule="exact"/>
        <w:rPr>
          <w:sz w:val="20"/>
          <w:szCs w:val="20"/>
        </w:rPr>
      </w:pPr>
    </w:p>
    <w:p w14:paraId="66B5BA46" w14:textId="77777777" w:rsidR="00987E15" w:rsidRDefault="00987E15">
      <w:pPr>
        <w:spacing w:line="200" w:lineRule="exact"/>
        <w:rPr>
          <w:sz w:val="20"/>
          <w:szCs w:val="20"/>
        </w:rPr>
      </w:pPr>
    </w:p>
    <w:p w14:paraId="64B7F195" w14:textId="77777777" w:rsidR="00987E15" w:rsidRDefault="00987E15">
      <w:pPr>
        <w:spacing w:line="246" w:lineRule="exact"/>
        <w:rPr>
          <w:sz w:val="20"/>
          <w:szCs w:val="20"/>
        </w:rPr>
      </w:pPr>
    </w:p>
    <w:p w14:paraId="7FBBDF61" w14:textId="77777777" w:rsidR="00987E15" w:rsidRDefault="0068775A">
      <w:pPr>
        <w:jc w:val="center"/>
        <w:rPr>
          <w:sz w:val="20"/>
          <w:szCs w:val="20"/>
        </w:rPr>
      </w:pPr>
      <w:r>
        <w:rPr>
          <w:rFonts w:ascii="Arial" w:eastAsia="Arial" w:hAnsi="Arial" w:cs="Arial"/>
          <w:sz w:val="17"/>
          <w:szCs w:val="17"/>
        </w:rPr>
        <w:t>30</w:t>
      </w:r>
    </w:p>
    <w:p w14:paraId="65758EE9" w14:textId="77777777" w:rsidR="00987E15" w:rsidRDefault="00987E15">
      <w:pPr>
        <w:sectPr w:rsidR="00987E15">
          <w:type w:val="continuous"/>
          <w:pgSz w:w="12240" w:h="15840"/>
          <w:pgMar w:top="1147" w:right="1440" w:bottom="1440" w:left="1440" w:header="0" w:footer="0" w:gutter="0"/>
          <w:cols w:space="720" w:equalWidth="0">
            <w:col w:w="9360"/>
          </w:cols>
        </w:sectPr>
      </w:pPr>
    </w:p>
    <w:p w14:paraId="69F87874" w14:textId="77777777" w:rsidR="00987E15" w:rsidRDefault="0068775A">
      <w:pPr>
        <w:jc w:val="center"/>
        <w:rPr>
          <w:sz w:val="20"/>
          <w:szCs w:val="20"/>
        </w:rPr>
      </w:pPr>
      <w:bookmarkStart w:id="124" w:name="page31"/>
      <w:bookmarkEnd w:id="124"/>
      <w:r>
        <w:rPr>
          <w:rFonts w:ascii="Arial" w:eastAsia="Arial" w:hAnsi="Arial" w:cs="Arial"/>
        </w:rPr>
        <w:t>Work in progress &amp; draft: Comments and Corrections Welcome!</w:t>
      </w:r>
    </w:p>
    <w:p w14:paraId="7C31E4FC"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14:anchorId="705E4F12" wp14:editId="6D0C4A51">
                <wp:simplePos x="0" y="0"/>
                <wp:positionH relativeFrom="column">
                  <wp:posOffset>251460</wp:posOffset>
                </wp:positionH>
                <wp:positionV relativeFrom="paragraph">
                  <wp:posOffset>23495</wp:posOffset>
                </wp:positionV>
                <wp:extent cx="544004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5E4F70" id="Shape 71"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wSqg+7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212A9880" w14:textId="77777777" w:rsidR="00987E15" w:rsidRDefault="00987E15">
      <w:pPr>
        <w:spacing w:line="200" w:lineRule="exact"/>
        <w:rPr>
          <w:sz w:val="20"/>
          <w:szCs w:val="20"/>
        </w:rPr>
      </w:pPr>
    </w:p>
    <w:p w14:paraId="7A293133" w14:textId="77777777" w:rsidR="00987E15" w:rsidRDefault="00987E15">
      <w:pPr>
        <w:spacing w:line="310" w:lineRule="exact"/>
        <w:rPr>
          <w:sz w:val="20"/>
          <w:szCs w:val="20"/>
        </w:rPr>
      </w:pPr>
    </w:p>
    <w:p w14:paraId="19517567" w14:textId="77777777" w:rsidR="00987E15" w:rsidRDefault="0068775A">
      <w:pPr>
        <w:tabs>
          <w:tab w:val="left" w:pos="1040"/>
        </w:tabs>
        <w:spacing w:line="259" w:lineRule="auto"/>
        <w:ind w:left="1060" w:right="400" w:hanging="659"/>
        <w:rPr>
          <w:sz w:val="20"/>
          <w:szCs w:val="20"/>
        </w:rPr>
      </w:pPr>
      <w:r>
        <w:rPr>
          <w:rFonts w:ascii="Arial" w:eastAsia="Arial" w:hAnsi="Arial" w:cs="Arial"/>
          <w:sz w:val="24"/>
          <w:szCs w:val="24"/>
        </w:rPr>
        <w:t>B.9</w:t>
      </w:r>
      <w:r>
        <w:rPr>
          <w:rFonts w:ascii="Arial" w:eastAsia="Arial" w:hAnsi="Arial" w:cs="Arial"/>
          <w:sz w:val="24"/>
          <w:szCs w:val="24"/>
        </w:rPr>
        <w:tab/>
        <w:t>Epidemics excluding fragility of , non-pharmaceutical containment measures, factories open, schools open in September 2020</w:t>
      </w:r>
    </w:p>
    <w:p w14:paraId="6511BE44" w14:textId="77777777" w:rsidR="00987E15" w:rsidRDefault="00987E15">
      <w:pPr>
        <w:spacing w:line="111" w:lineRule="exact"/>
        <w:rPr>
          <w:sz w:val="20"/>
          <w:szCs w:val="20"/>
        </w:rPr>
      </w:pPr>
    </w:p>
    <w:p w14:paraId="74BD2C56" w14:textId="77777777" w:rsidR="00987E15" w:rsidRDefault="0068775A">
      <w:pPr>
        <w:ind w:left="400"/>
        <w:rPr>
          <w:sz w:val="20"/>
          <w:szCs w:val="20"/>
        </w:rPr>
      </w:pPr>
      <w:r>
        <w:rPr>
          <w:rFonts w:ascii="Arial" w:eastAsia="Arial" w:hAnsi="Arial" w:cs="Arial"/>
        </w:rPr>
        <w:t>No visits, non operators and buﬀer zone.  No fragile workers.  No fragile people around.</w:t>
      </w:r>
    </w:p>
    <w:p w14:paraId="185AE631" w14:textId="77777777" w:rsidR="00987E15" w:rsidRDefault="00987E15">
      <w:pPr>
        <w:spacing w:line="18" w:lineRule="exact"/>
        <w:rPr>
          <w:sz w:val="20"/>
          <w:szCs w:val="20"/>
        </w:rPr>
      </w:pPr>
    </w:p>
    <w:p w14:paraId="723D9E85" w14:textId="77777777" w:rsidR="00987E15" w:rsidRDefault="0068775A">
      <w:pPr>
        <w:ind w:left="400"/>
        <w:rPr>
          <w:sz w:val="20"/>
          <w:szCs w:val="20"/>
        </w:rPr>
      </w:pPr>
      <w:r>
        <w:rPr>
          <w:rFonts w:ascii="Arial" w:eastAsia="Arial" w:hAnsi="Arial" w:cs="Arial"/>
        </w:rPr>
        <w:t>Factories open.</w:t>
      </w:r>
    </w:p>
    <w:p w14:paraId="40F7416A"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14:anchorId="0B8BEB1B" wp14:editId="11C73105">
                <wp:simplePos x="0" y="0"/>
                <wp:positionH relativeFrom="column">
                  <wp:posOffset>1388745</wp:posOffset>
                </wp:positionH>
                <wp:positionV relativeFrom="paragraph">
                  <wp:posOffset>166370</wp:posOffset>
                </wp:positionV>
                <wp:extent cx="316547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41106FD9" id="Shape 72"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09.35pt,13.1pt" to="358.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" o:allowincell="f" filled="t" strokeweight=".30797mm">
                <v:stroke joinstyle="miter"/>
                <o:lock v:ext="edit" shapetype="f"/>
              </v:line>
            </w:pict>
          </mc:Fallback>
        </mc:AlternateContent>
      </w:r>
    </w:p>
    <w:p w14:paraId="689544F7" w14:textId="77777777" w:rsidR="00987E15" w:rsidRDefault="00987E15">
      <w:pPr>
        <w:spacing w:line="295" w:lineRule="exact"/>
        <w:rPr>
          <w:sz w:val="20"/>
          <w:szCs w:val="20"/>
        </w:rPr>
      </w:pPr>
    </w:p>
    <w:tbl>
      <w:tblPr>
        <w:tblW w:w="0" w:type="auto"/>
        <w:tblInd w:w="2180" w:type="dxa"/>
        <w:tblLayout w:type="fixed"/>
        <w:tblCellMar>
          <w:left w:w="0" w:type="dxa"/>
          <w:right w:w="0" w:type="dxa"/>
        </w:tblCellMar>
        <w:tblLook w:val="04A0" w:firstRow="1" w:lastRow="0" w:firstColumn="1" w:lastColumn="0" w:noHBand="0" w:noVBand="1"/>
      </w:tblPr>
      <w:tblGrid>
        <w:gridCol w:w="720"/>
        <w:gridCol w:w="1240"/>
        <w:gridCol w:w="1000"/>
        <w:gridCol w:w="1140"/>
        <w:gridCol w:w="900"/>
      </w:tblGrid>
      <w:tr w:rsidR="00987E15" w14:paraId="4413F1D9" w14:textId="77777777">
        <w:trPr>
          <w:trHeight w:val="239"/>
        </w:trPr>
        <w:tc>
          <w:tcPr>
            <w:tcW w:w="720" w:type="dxa"/>
            <w:vAlign w:val="bottom"/>
          </w:tcPr>
          <w:p w14:paraId="4183A02E" w14:textId="77777777" w:rsidR="00987E15" w:rsidRDefault="00987E15">
            <w:pPr>
              <w:rPr>
                <w:sz w:val="20"/>
                <w:szCs w:val="20"/>
              </w:rPr>
            </w:pPr>
          </w:p>
        </w:tc>
        <w:tc>
          <w:tcPr>
            <w:tcW w:w="2240" w:type="dxa"/>
            <w:gridSpan w:val="2"/>
            <w:vAlign w:val="bottom"/>
          </w:tcPr>
          <w:p w14:paraId="71A4E67D" w14:textId="77777777" w:rsidR="00987E15" w:rsidRDefault="0068775A">
            <w:pPr>
              <w:ind w:left="120"/>
              <w:rPr>
                <w:sz w:val="20"/>
                <w:szCs w:val="20"/>
              </w:rPr>
            </w:pPr>
            <w:r>
              <w:rPr>
                <w:rFonts w:ascii="Arial" w:eastAsia="Arial" w:hAnsi="Arial" w:cs="Arial"/>
                <w:sz w:val="20"/>
                <w:szCs w:val="20"/>
              </w:rPr>
              <w:t>total sym.  total sym.</w:t>
            </w:r>
          </w:p>
        </w:tc>
        <w:tc>
          <w:tcPr>
            <w:tcW w:w="1140" w:type="dxa"/>
            <w:vAlign w:val="bottom"/>
          </w:tcPr>
          <w:p w14:paraId="5E2B4B2F" w14:textId="77777777" w:rsidR="00987E15" w:rsidRDefault="0068775A">
            <w:pPr>
              <w:ind w:left="140"/>
              <w:rPr>
                <w:sz w:val="20"/>
                <w:szCs w:val="20"/>
              </w:rPr>
            </w:pPr>
            <w:r>
              <w:rPr>
                <w:rFonts w:ascii="Arial" w:eastAsia="Arial" w:hAnsi="Arial" w:cs="Arial"/>
                <w:sz w:val="20"/>
                <w:szCs w:val="20"/>
              </w:rPr>
              <w:t>total sym.</w:t>
            </w:r>
          </w:p>
        </w:tc>
        <w:tc>
          <w:tcPr>
            <w:tcW w:w="900" w:type="dxa"/>
            <w:vAlign w:val="bottom"/>
          </w:tcPr>
          <w:p w14:paraId="3DF03AFE" w14:textId="77777777" w:rsidR="00987E15" w:rsidRDefault="0068775A">
            <w:pPr>
              <w:ind w:right="300"/>
              <w:jc w:val="right"/>
              <w:rPr>
                <w:sz w:val="20"/>
                <w:szCs w:val="20"/>
              </w:rPr>
            </w:pPr>
            <w:r>
              <w:rPr>
                <w:rFonts w:ascii="Arial" w:eastAsia="Arial" w:hAnsi="Arial" w:cs="Arial"/>
                <w:sz w:val="20"/>
                <w:szCs w:val="20"/>
              </w:rPr>
              <w:t>days</w:t>
            </w:r>
          </w:p>
        </w:tc>
      </w:tr>
      <w:tr w:rsidR="00987E15" w14:paraId="479461FE" w14:textId="77777777">
        <w:trPr>
          <w:trHeight w:val="239"/>
        </w:trPr>
        <w:tc>
          <w:tcPr>
            <w:tcW w:w="720" w:type="dxa"/>
            <w:vAlign w:val="bottom"/>
          </w:tcPr>
          <w:p w14:paraId="4C31E7ED" w14:textId="77777777" w:rsidR="00987E15" w:rsidRDefault="00987E15">
            <w:pPr>
              <w:rPr>
                <w:sz w:val="20"/>
                <w:szCs w:val="20"/>
              </w:rPr>
            </w:pPr>
          </w:p>
        </w:tc>
        <w:tc>
          <w:tcPr>
            <w:tcW w:w="1240" w:type="dxa"/>
            <w:vAlign w:val="bottom"/>
          </w:tcPr>
          <w:p w14:paraId="319B3DA0" w14:textId="77777777" w:rsidR="00987E15" w:rsidRDefault="0068775A">
            <w:pPr>
              <w:ind w:left="140"/>
              <w:rPr>
                <w:sz w:val="20"/>
                <w:szCs w:val="20"/>
              </w:rPr>
            </w:pPr>
            <w:r>
              <w:rPr>
                <w:rFonts w:ascii="Arial" w:eastAsia="Arial" w:hAnsi="Arial" w:cs="Arial"/>
                <w:sz w:val="20"/>
                <w:szCs w:val="20"/>
              </w:rPr>
              <w:t>in nursing</w:t>
            </w:r>
          </w:p>
        </w:tc>
        <w:tc>
          <w:tcPr>
            <w:tcW w:w="1000" w:type="dxa"/>
            <w:vAlign w:val="bottom"/>
          </w:tcPr>
          <w:p w14:paraId="2B97E464" w14:textId="77777777" w:rsidR="00987E15" w:rsidRDefault="00987E15">
            <w:pPr>
              <w:rPr>
                <w:sz w:val="20"/>
                <w:szCs w:val="20"/>
              </w:rPr>
            </w:pPr>
          </w:p>
        </w:tc>
        <w:tc>
          <w:tcPr>
            <w:tcW w:w="1140" w:type="dxa"/>
            <w:vAlign w:val="bottom"/>
          </w:tcPr>
          <w:p w14:paraId="7D218BD1" w14:textId="77777777" w:rsidR="00987E15" w:rsidRDefault="0068775A">
            <w:pPr>
              <w:ind w:left="120"/>
              <w:rPr>
                <w:sz w:val="20"/>
                <w:szCs w:val="20"/>
              </w:rPr>
            </w:pPr>
            <w:r>
              <w:rPr>
                <w:rFonts w:ascii="Arial" w:eastAsia="Arial" w:hAnsi="Arial" w:cs="Arial"/>
                <w:sz w:val="20"/>
                <w:szCs w:val="20"/>
              </w:rPr>
              <w:t>asympt.</w:t>
            </w:r>
          </w:p>
        </w:tc>
        <w:tc>
          <w:tcPr>
            <w:tcW w:w="900" w:type="dxa"/>
            <w:vAlign w:val="bottom"/>
          </w:tcPr>
          <w:p w14:paraId="0AFDD9AC" w14:textId="77777777" w:rsidR="00987E15" w:rsidRDefault="00987E15">
            <w:pPr>
              <w:rPr>
                <w:sz w:val="20"/>
                <w:szCs w:val="20"/>
              </w:rPr>
            </w:pPr>
          </w:p>
        </w:tc>
      </w:tr>
      <w:tr w:rsidR="00987E15" w14:paraId="55DE255F" w14:textId="77777777">
        <w:trPr>
          <w:trHeight w:val="247"/>
        </w:trPr>
        <w:tc>
          <w:tcPr>
            <w:tcW w:w="720" w:type="dxa"/>
            <w:vAlign w:val="bottom"/>
          </w:tcPr>
          <w:p w14:paraId="22802431" w14:textId="77777777" w:rsidR="00987E15" w:rsidRDefault="00987E15">
            <w:pPr>
              <w:rPr>
                <w:sz w:val="21"/>
                <w:szCs w:val="21"/>
              </w:rPr>
            </w:pPr>
          </w:p>
        </w:tc>
        <w:tc>
          <w:tcPr>
            <w:tcW w:w="1240" w:type="dxa"/>
            <w:vAlign w:val="bottom"/>
          </w:tcPr>
          <w:p w14:paraId="28F93A41" w14:textId="77777777" w:rsidR="00987E15" w:rsidRDefault="0068775A">
            <w:pPr>
              <w:ind w:left="140"/>
              <w:rPr>
                <w:sz w:val="20"/>
                <w:szCs w:val="20"/>
              </w:rPr>
            </w:pPr>
            <w:r>
              <w:rPr>
                <w:rFonts w:ascii="Arial" w:eastAsia="Arial" w:hAnsi="Arial" w:cs="Arial"/>
                <w:sz w:val="20"/>
                <w:szCs w:val="20"/>
              </w:rPr>
              <w:t>homes</w:t>
            </w:r>
          </w:p>
        </w:tc>
        <w:tc>
          <w:tcPr>
            <w:tcW w:w="1000" w:type="dxa"/>
            <w:vAlign w:val="bottom"/>
          </w:tcPr>
          <w:p w14:paraId="7C3C89E7" w14:textId="77777777" w:rsidR="00987E15" w:rsidRDefault="00987E15">
            <w:pPr>
              <w:rPr>
                <w:sz w:val="21"/>
                <w:szCs w:val="21"/>
              </w:rPr>
            </w:pPr>
          </w:p>
        </w:tc>
        <w:tc>
          <w:tcPr>
            <w:tcW w:w="1140" w:type="dxa"/>
            <w:vAlign w:val="bottom"/>
          </w:tcPr>
          <w:p w14:paraId="39836F42" w14:textId="77777777" w:rsidR="00987E15" w:rsidRDefault="0068775A">
            <w:pPr>
              <w:ind w:left="140"/>
              <w:rPr>
                <w:sz w:val="20"/>
                <w:szCs w:val="20"/>
              </w:rPr>
            </w:pPr>
            <w:r>
              <w:rPr>
                <w:rFonts w:ascii="Arial" w:eastAsia="Arial" w:hAnsi="Arial" w:cs="Arial"/>
                <w:sz w:val="20"/>
                <w:szCs w:val="20"/>
              </w:rPr>
              <w:t>deceased</w:t>
            </w:r>
          </w:p>
        </w:tc>
        <w:tc>
          <w:tcPr>
            <w:tcW w:w="900" w:type="dxa"/>
            <w:vAlign w:val="bottom"/>
          </w:tcPr>
          <w:p w14:paraId="02501910" w14:textId="77777777" w:rsidR="00987E15" w:rsidRDefault="00987E15">
            <w:pPr>
              <w:rPr>
                <w:sz w:val="21"/>
                <w:szCs w:val="21"/>
              </w:rPr>
            </w:pPr>
          </w:p>
        </w:tc>
      </w:tr>
      <w:tr w:rsidR="00987E15" w14:paraId="584319AB" w14:textId="77777777">
        <w:trPr>
          <w:trHeight w:val="47"/>
        </w:trPr>
        <w:tc>
          <w:tcPr>
            <w:tcW w:w="720" w:type="dxa"/>
            <w:tcBorders>
              <w:bottom w:val="single" w:sz="8" w:space="0" w:color="auto"/>
            </w:tcBorders>
            <w:vAlign w:val="bottom"/>
          </w:tcPr>
          <w:p w14:paraId="464C8DF2" w14:textId="77777777" w:rsidR="00987E15" w:rsidRDefault="00987E15">
            <w:pPr>
              <w:rPr>
                <w:sz w:val="4"/>
                <w:szCs w:val="4"/>
              </w:rPr>
            </w:pPr>
          </w:p>
        </w:tc>
        <w:tc>
          <w:tcPr>
            <w:tcW w:w="1240" w:type="dxa"/>
            <w:tcBorders>
              <w:bottom w:val="single" w:sz="8" w:space="0" w:color="auto"/>
            </w:tcBorders>
            <w:vAlign w:val="bottom"/>
          </w:tcPr>
          <w:p w14:paraId="01EE64FE" w14:textId="77777777" w:rsidR="00987E15" w:rsidRDefault="00987E15">
            <w:pPr>
              <w:rPr>
                <w:sz w:val="4"/>
                <w:szCs w:val="4"/>
              </w:rPr>
            </w:pPr>
          </w:p>
        </w:tc>
        <w:tc>
          <w:tcPr>
            <w:tcW w:w="1000" w:type="dxa"/>
            <w:tcBorders>
              <w:bottom w:val="single" w:sz="8" w:space="0" w:color="auto"/>
            </w:tcBorders>
            <w:vAlign w:val="bottom"/>
          </w:tcPr>
          <w:p w14:paraId="31A52337" w14:textId="77777777" w:rsidR="00987E15" w:rsidRDefault="00987E15">
            <w:pPr>
              <w:rPr>
                <w:sz w:val="4"/>
                <w:szCs w:val="4"/>
              </w:rPr>
            </w:pPr>
          </w:p>
        </w:tc>
        <w:tc>
          <w:tcPr>
            <w:tcW w:w="1140" w:type="dxa"/>
            <w:tcBorders>
              <w:bottom w:val="single" w:sz="8" w:space="0" w:color="auto"/>
            </w:tcBorders>
            <w:vAlign w:val="bottom"/>
          </w:tcPr>
          <w:p w14:paraId="2744BEA4" w14:textId="77777777" w:rsidR="00987E15" w:rsidRDefault="00987E15">
            <w:pPr>
              <w:rPr>
                <w:sz w:val="4"/>
                <w:szCs w:val="4"/>
              </w:rPr>
            </w:pPr>
          </w:p>
        </w:tc>
        <w:tc>
          <w:tcPr>
            <w:tcW w:w="900" w:type="dxa"/>
            <w:tcBorders>
              <w:bottom w:val="single" w:sz="8" w:space="0" w:color="auto"/>
            </w:tcBorders>
            <w:vAlign w:val="bottom"/>
          </w:tcPr>
          <w:p w14:paraId="135252E7" w14:textId="77777777" w:rsidR="00987E15" w:rsidRDefault="00987E15">
            <w:pPr>
              <w:rPr>
                <w:sz w:val="4"/>
                <w:szCs w:val="4"/>
              </w:rPr>
            </w:pPr>
          </w:p>
        </w:tc>
      </w:tr>
      <w:tr w:rsidR="00987E15" w14:paraId="793E8D0E" w14:textId="77777777">
        <w:trPr>
          <w:trHeight w:val="273"/>
        </w:trPr>
        <w:tc>
          <w:tcPr>
            <w:tcW w:w="720" w:type="dxa"/>
            <w:vAlign w:val="bottom"/>
          </w:tcPr>
          <w:p w14:paraId="213CA657" w14:textId="77777777" w:rsidR="00987E15" w:rsidRDefault="0068775A">
            <w:pPr>
              <w:ind w:left="120"/>
              <w:rPr>
                <w:sz w:val="20"/>
                <w:szCs w:val="20"/>
              </w:rPr>
            </w:pPr>
            <w:r>
              <w:rPr>
                <w:rFonts w:ascii="Arial" w:eastAsia="Arial" w:hAnsi="Arial" w:cs="Arial"/>
                <w:sz w:val="20"/>
                <w:szCs w:val="20"/>
              </w:rPr>
              <w:t>count</w:t>
            </w:r>
          </w:p>
        </w:tc>
        <w:tc>
          <w:tcPr>
            <w:tcW w:w="1240" w:type="dxa"/>
            <w:vAlign w:val="bottom"/>
          </w:tcPr>
          <w:p w14:paraId="2EC61CB1" w14:textId="77777777" w:rsidR="00987E15" w:rsidRDefault="0068775A">
            <w:pPr>
              <w:ind w:right="140"/>
              <w:jc w:val="right"/>
              <w:rPr>
                <w:sz w:val="20"/>
                <w:szCs w:val="20"/>
              </w:rPr>
            </w:pPr>
            <w:r>
              <w:rPr>
                <w:rFonts w:ascii="Arial" w:eastAsia="Arial" w:hAnsi="Arial" w:cs="Arial"/>
                <w:sz w:val="20"/>
                <w:szCs w:val="20"/>
              </w:rPr>
              <w:t>949.00</w:t>
            </w:r>
          </w:p>
        </w:tc>
        <w:tc>
          <w:tcPr>
            <w:tcW w:w="1000" w:type="dxa"/>
            <w:vAlign w:val="bottom"/>
          </w:tcPr>
          <w:p w14:paraId="014777EA" w14:textId="77777777" w:rsidR="00987E15" w:rsidRDefault="0068775A">
            <w:pPr>
              <w:ind w:right="20"/>
              <w:jc w:val="right"/>
              <w:rPr>
                <w:sz w:val="20"/>
                <w:szCs w:val="20"/>
              </w:rPr>
            </w:pPr>
            <w:r>
              <w:rPr>
                <w:rFonts w:ascii="Arial" w:eastAsia="Arial" w:hAnsi="Arial" w:cs="Arial"/>
                <w:sz w:val="20"/>
                <w:szCs w:val="20"/>
              </w:rPr>
              <w:t>1000.00</w:t>
            </w:r>
          </w:p>
        </w:tc>
        <w:tc>
          <w:tcPr>
            <w:tcW w:w="1140" w:type="dxa"/>
            <w:vAlign w:val="bottom"/>
          </w:tcPr>
          <w:p w14:paraId="2DCFF5AB" w14:textId="77777777" w:rsidR="00987E15" w:rsidRDefault="0068775A">
            <w:pPr>
              <w:ind w:right="20"/>
              <w:jc w:val="right"/>
              <w:rPr>
                <w:sz w:val="20"/>
                <w:szCs w:val="20"/>
              </w:rPr>
            </w:pPr>
            <w:r>
              <w:rPr>
                <w:rFonts w:ascii="Arial" w:eastAsia="Arial" w:hAnsi="Arial" w:cs="Arial"/>
                <w:sz w:val="20"/>
                <w:szCs w:val="20"/>
              </w:rPr>
              <w:t>1000.00</w:t>
            </w:r>
          </w:p>
        </w:tc>
        <w:tc>
          <w:tcPr>
            <w:tcW w:w="900" w:type="dxa"/>
            <w:vAlign w:val="bottom"/>
          </w:tcPr>
          <w:p w14:paraId="1E107AAA" w14:textId="77777777" w:rsidR="00987E15" w:rsidRDefault="0068775A">
            <w:pPr>
              <w:ind w:right="20"/>
              <w:jc w:val="right"/>
              <w:rPr>
                <w:sz w:val="20"/>
                <w:szCs w:val="20"/>
              </w:rPr>
            </w:pPr>
            <w:r>
              <w:rPr>
                <w:rFonts w:ascii="Arial" w:eastAsia="Arial" w:hAnsi="Arial" w:cs="Arial"/>
                <w:sz w:val="20"/>
                <w:szCs w:val="20"/>
              </w:rPr>
              <w:t>1000.00</w:t>
            </w:r>
          </w:p>
        </w:tc>
      </w:tr>
      <w:tr w:rsidR="00987E15" w14:paraId="762C44DB" w14:textId="77777777">
        <w:trPr>
          <w:trHeight w:val="239"/>
        </w:trPr>
        <w:tc>
          <w:tcPr>
            <w:tcW w:w="720" w:type="dxa"/>
            <w:vAlign w:val="bottom"/>
          </w:tcPr>
          <w:p w14:paraId="6FB64A9B" w14:textId="77777777" w:rsidR="00987E15" w:rsidRDefault="0068775A">
            <w:pPr>
              <w:ind w:left="120"/>
              <w:rPr>
                <w:sz w:val="20"/>
                <w:szCs w:val="20"/>
              </w:rPr>
            </w:pPr>
            <w:r>
              <w:rPr>
                <w:rFonts w:ascii="Arial" w:eastAsia="Arial" w:hAnsi="Arial" w:cs="Arial"/>
                <w:sz w:val="20"/>
                <w:szCs w:val="20"/>
              </w:rPr>
              <w:t>mean</w:t>
            </w:r>
          </w:p>
        </w:tc>
        <w:tc>
          <w:tcPr>
            <w:tcW w:w="1240" w:type="dxa"/>
            <w:vAlign w:val="bottom"/>
          </w:tcPr>
          <w:p w14:paraId="3F590FEC" w14:textId="77777777" w:rsidR="00987E15" w:rsidRDefault="0068775A">
            <w:pPr>
              <w:ind w:right="140"/>
              <w:jc w:val="right"/>
              <w:rPr>
                <w:sz w:val="20"/>
                <w:szCs w:val="20"/>
              </w:rPr>
            </w:pPr>
            <w:r>
              <w:rPr>
                <w:rFonts w:ascii="Arial" w:eastAsia="Arial" w:hAnsi="Arial" w:cs="Arial"/>
                <w:sz w:val="20"/>
                <w:szCs w:val="20"/>
              </w:rPr>
              <w:t>3.63</w:t>
            </w:r>
          </w:p>
        </w:tc>
        <w:tc>
          <w:tcPr>
            <w:tcW w:w="1000" w:type="dxa"/>
            <w:vAlign w:val="bottom"/>
          </w:tcPr>
          <w:p w14:paraId="56C4B510" w14:textId="77777777" w:rsidR="00987E15" w:rsidRDefault="0068775A">
            <w:pPr>
              <w:ind w:right="20"/>
              <w:jc w:val="right"/>
              <w:rPr>
                <w:sz w:val="20"/>
                <w:szCs w:val="20"/>
              </w:rPr>
            </w:pPr>
            <w:r>
              <w:rPr>
                <w:rFonts w:ascii="Arial" w:eastAsia="Arial" w:hAnsi="Arial" w:cs="Arial"/>
                <w:sz w:val="20"/>
                <w:szCs w:val="20"/>
              </w:rPr>
              <w:t>116.55</w:t>
            </w:r>
          </w:p>
        </w:tc>
        <w:tc>
          <w:tcPr>
            <w:tcW w:w="1140" w:type="dxa"/>
            <w:vAlign w:val="bottom"/>
          </w:tcPr>
          <w:p w14:paraId="536308F8" w14:textId="77777777" w:rsidR="00987E15" w:rsidRDefault="0068775A">
            <w:pPr>
              <w:ind w:right="20"/>
              <w:jc w:val="right"/>
              <w:rPr>
                <w:sz w:val="20"/>
                <w:szCs w:val="20"/>
              </w:rPr>
            </w:pPr>
            <w:r>
              <w:rPr>
                <w:rFonts w:ascii="Arial" w:eastAsia="Arial" w:hAnsi="Arial" w:cs="Arial"/>
                <w:sz w:val="20"/>
                <w:szCs w:val="20"/>
              </w:rPr>
              <w:t>374.68</w:t>
            </w:r>
          </w:p>
        </w:tc>
        <w:tc>
          <w:tcPr>
            <w:tcW w:w="900" w:type="dxa"/>
            <w:vAlign w:val="bottom"/>
          </w:tcPr>
          <w:p w14:paraId="195BE9FD" w14:textId="77777777" w:rsidR="00987E15" w:rsidRDefault="0068775A">
            <w:pPr>
              <w:ind w:right="20"/>
              <w:jc w:val="right"/>
              <w:rPr>
                <w:sz w:val="20"/>
                <w:szCs w:val="20"/>
              </w:rPr>
            </w:pPr>
            <w:r>
              <w:rPr>
                <w:rFonts w:ascii="Arial" w:eastAsia="Arial" w:hAnsi="Arial" w:cs="Arial"/>
                <w:sz w:val="20"/>
                <w:szCs w:val="20"/>
              </w:rPr>
              <w:t>195.28</w:t>
            </w:r>
          </w:p>
        </w:tc>
      </w:tr>
      <w:tr w:rsidR="00987E15" w14:paraId="4E5F6FB3" w14:textId="77777777">
        <w:trPr>
          <w:trHeight w:val="239"/>
        </w:trPr>
        <w:tc>
          <w:tcPr>
            <w:tcW w:w="720" w:type="dxa"/>
            <w:vAlign w:val="bottom"/>
          </w:tcPr>
          <w:p w14:paraId="1B5A7D5F" w14:textId="77777777" w:rsidR="00987E15" w:rsidRDefault="0068775A">
            <w:pPr>
              <w:ind w:left="120"/>
              <w:rPr>
                <w:sz w:val="20"/>
                <w:szCs w:val="20"/>
              </w:rPr>
            </w:pPr>
            <w:r>
              <w:rPr>
                <w:rFonts w:ascii="Arial" w:eastAsia="Arial" w:hAnsi="Arial" w:cs="Arial"/>
                <w:sz w:val="20"/>
                <w:szCs w:val="20"/>
              </w:rPr>
              <w:t>std</w:t>
            </w:r>
          </w:p>
        </w:tc>
        <w:tc>
          <w:tcPr>
            <w:tcW w:w="1240" w:type="dxa"/>
            <w:vAlign w:val="bottom"/>
          </w:tcPr>
          <w:p w14:paraId="79886A11" w14:textId="77777777" w:rsidR="00987E15" w:rsidRDefault="0068775A">
            <w:pPr>
              <w:ind w:right="140"/>
              <w:jc w:val="right"/>
              <w:rPr>
                <w:sz w:val="20"/>
                <w:szCs w:val="20"/>
              </w:rPr>
            </w:pPr>
            <w:r>
              <w:rPr>
                <w:rFonts w:ascii="Arial" w:eastAsia="Arial" w:hAnsi="Arial" w:cs="Arial"/>
                <w:sz w:val="20"/>
                <w:szCs w:val="20"/>
              </w:rPr>
              <w:t>6.96</w:t>
            </w:r>
          </w:p>
        </w:tc>
        <w:tc>
          <w:tcPr>
            <w:tcW w:w="1000" w:type="dxa"/>
            <w:vAlign w:val="bottom"/>
          </w:tcPr>
          <w:p w14:paraId="015A161A" w14:textId="77777777" w:rsidR="00987E15" w:rsidRDefault="0068775A">
            <w:pPr>
              <w:ind w:right="20"/>
              <w:jc w:val="right"/>
              <w:rPr>
                <w:sz w:val="20"/>
                <w:szCs w:val="20"/>
              </w:rPr>
            </w:pPr>
            <w:r>
              <w:rPr>
                <w:rFonts w:ascii="Arial" w:eastAsia="Arial" w:hAnsi="Arial" w:cs="Arial"/>
                <w:sz w:val="20"/>
                <w:szCs w:val="20"/>
              </w:rPr>
              <w:t>130.91</w:t>
            </w:r>
          </w:p>
        </w:tc>
        <w:tc>
          <w:tcPr>
            <w:tcW w:w="1140" w:type="dxa"/>
            <w:vAlign w:val="bottom"/>
          </w:tcPr>
          <w:p w14:paraId="780E83BC" w14:textId="77777777" w:rsidR="00987E15" w:rsidRDefault="0068775A">
            <w:pPr>
              <w:ind w:right="20"/>
              <w:jc w:val="right"/>
              <w:rPr>
                <w:sz w:val="20"/>
                <w:szCs w:val="20"/>
              </w:rPr>
            </w:pPr>
            <w:r>
              <w:rPr>
                <w:rFonts w:ascii="Arial" w:eastAsia="Arial" w:hAnsi="Arial" w:cs="Arial"/>
                <w:sz w:val="20"/>
                <w:szCs w:val="20"/>
              </w:rPr>
              <w:t>394.66</w:t>
            </w:r>
          </w:p>
        </w:tc>
        <w:tc>
          <w:tcPr>
            <w:tcW w:w="900" w:type="dxa"/>
            <w:vAlign w:val="bottom"/>
          </w:tcPr>
          <w:p w14:paraId="5FE0CE83" w14:textId="77777777" w:rsidR="00987E15" w:rsidRDefault="0068775A">
            <w:pPr>
              <w:ind w:right="20"/>
              <w:jc w:val="right"/>
              <w:rPr>
                <w:sz w:val="20"/>
                <w:szCs w:val="20"/>
              </w:rPr>
            </w:pPr>
            <w:r>
              <w:rPr>
                <w:rFonts w:ascii="Arial" w:eastAsia="Arial" w:hAnsi="Arial" w:cs="Arial"/>
                <w:sz w:val="20"/>
                <w:szCs w:val="20"/>
              </w:rPr>
              <w:t>119.33</w:t>
            </w:r>
          </w:p>
        </w:tc>
      </w:tr>
      <w:tr w:rsidR="00987E15" w14:paraId="78309A63" w14:textId="77777777">
        <w:trPr>
          <w:trHeight w:val="239"/>
        </w:trPr>
        <w:tc>
          <w:tcPr>
            <w:tcW w:w="720" w:type="dxa"/>
            <w:vAlign w:val="bottom"/>
          </w:tcPr>
          <w:p w14:paraId="3E4D0663" w14:textId="77777777" w:rsidR="00987E15" w:rsidRDefault="0068775A">
            <w:pPr>
              <w:ind w:left="120"/>
              <w:rPr>
                <w:sz w:val="20"/>
                <w:szCs w:val="20"/>
              </w:rPr>
            </w:pPr>
            <w:r>
              <w:rPr>
                <w:rFonts w:ascii="Arial" w:eastAsia="Arial" w:hAnsi="Arial" w:cs="Arial"/>
                <w:sz w:val="20"/>
                <w:szCs w:val="20"/>
              </w:rPr>
              <w:t>min</w:t>
            </w:r>
          </w:p>
        </w:tc>
        <w:tc>
          <w:tcPr>
            <w:tcW w:w="1240" w:type="dxa"/>
            <w:vAlign w:val="bottom"/>
          </w:tcPr>
          <w:p w14:paraId="2BFACE12"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4FC054AA" w14:textId="77777777" w:rsidR="00987E15" w:rsidRDefault="0068775A">
            <w:pPr>
              <w:ind w:right="20"/>
              <w:jc w:val="right"/>
              <w:rPr>
                <w:sz w:val="20"/>
                <w:szCs w:val="20"/>
              </w:rPr>
            </w:pPr>
            <w:r>
              <w:rPr>
                <w:rFonts w:ascii="Arial" w:eastAsia="Arial" w:hAnsi="Arial" w:cs="Arial"/>
                <w:sz w:val="20"/>
                <w:szCs w:val="20"/>
              </w:rPr>
              <w:t>0.00</w:t>
            </w:r>
          </w:p>
        </w:tc>
        <w:tc>
          <w:tcPr>
            <w:tcW w:w="1140" w:type="dxa"/>
            <w:vAlign w:val="bottom"/>
          </w:tcPr>
          <w:p w14:paraId="207CEC94" w14:textId="77777777" w:rsidR="00987E15" w:rsidRDefault="0068775A">
            <w:pPr>
              <w:ind w:right="20"/>
              <w:jc w:val="right"/>
              <w:rPr>
                <w:sz w:val="20"/>
                <w:szCs w:val="20"/>
              </w:rPr>
            </w:pPr>
            <w:r>
              <w:rPr>
                <w:rFonts w:ascii="Arial" w:eastAsia="Arial" w:hAnsi="Arial" w:cs="Arial"/>
                <w:sz w:val="20"/>
                <w:szCs w:val="20"/>
              </w:rPr>
              <w:t>2.00</w:t>
            </w:r>
          </w:p>
        </w:tc>
        <w:tc>
          <w:tcPr>
            <w:tcW w:w="900" w:type="dxa"/>
            <w:vAlign w:val="bottom"/>
          </w:tcPr>
          <w:p w14:paraId="738CB60A" w14:textId="77777777" w:rsidR="00987E15" w:rsidRDefault="0068775A">
            <w:pPr>
              <w:ind w:right="20"/>
              <w:jc w:val="right"/>
              <w:rPr>
                <w:sz w:val="20"/>
                <w:szCs w:val="20"/>
              </w:rPr>
            </w:pPr>
            <w:r>
              <w:rPr>
                <w:rFonts w:ascii="Arial" w:eastAsia="Arial" w:hAnsi="Arial" w:cs="Arial"/>
                <w:sz w:val="20"/>
                <w:szCs w:val="20"/>
              </w:rPr>
              <w:t>12.00</w:t>
            </w:r>
          </w:p>
        </w:tc>
      </w:tr>
      <w:tr w:rsidR="00987E15" w14:paraId="25973585" w14:textId="77777777">
        <w:trPr>
          <w:trHeight w:val="239"/>
        </w:trPr>
        <w:tc>
          <w:tcPr>
            <w:tcW w:w="720" w:type="dxa"/>
            <w:vAlign w:val="bottom"/>
          </w:tcPr>
          <w:p w14:paraId="7B9FB26F" w14:textId="77777777" w:rsidR="00987E15" w:rsidRDefault="0068775A">
            <w:pPr>
              <w:ind w:left="120"/>
              <w:rPr>
                <w:sz w:val="20"/>
                <w:szCs w:val="20"/>
              </w:rPr>
            </w:pPr>
            <w:r>
              <w:rPr>
                <w:rFonts w:ascii="Arial" w:eastAsia="Arial" w:hAnsi="Arial" w:cs="Arial"/>
                <w:sz w:val="20"/>
                <w:szCs w:val="20"/>
              </w:rPr>
              <w:t>25%</w:t>
            </w:r>
          </w:p>
        </w:tc>
        <w:tc>
          <w:tcPr>
            <w:tcW w:w="1240" w:type="dxa"/>
            <w:vAlign w:val="bottom"/>
          </w:tcPr>
          <w:p w14:paraId="388D50E0"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2064614B" w14:textId="77777777" w:rsidR="00987E15" w:rsidRDefault="0068775A">
            <w:pPr>
              <w:ind w:right="20"/>
              <w:jc w:val="right"/>
              <w:rPr>
                <w:sz w:val="20"/>
                <w:szCs w:val="20"/>
              </w:rPr>
            </w:pPr>
            <w:r>
              <w:rPr>
                <w:rFonts w:ascii="Arial" w:eastAsia="Arial" w:hAnsi="Arial" w:cs="Arial"/>
                <w:sz w:val="20"/>
                <w:szCs w:val="20"/>
              </w:rPr>
              <w:t>9.00</w:t>
            </w:r>
          </w:p>
        </w:tc>
        <w:tc>
          <w:tcPr>
            <w:tcW w:w="1140" w:type="dxa"/>
            <w:vAlign w:val="bottom"/>
          </w:tcPr>
          <w:p w14:paraId="45F52B66" w14:textId="77777777" w:rsidR="00987E15" w:rsidRDefault="0068775A">
            <w:pPr>
              <w:ind w:right="20"/>
              <w:jc w:val="right"/>
              <w:rPr>
                <w:sz w:val="20"/>
                <w:szCs w:val="20"/>
              </w:rPr>
            </w:pPr>
            <w:r>
              <w:rPr>
                <w:rFonts w:ascii="Arial" w:eastAsia="Arial" w:hAnsi="Arial" w:cs="Arial"/>
                <w:sz w:val="20"/>
                <w:szCs w:val="20"/>
              </w:rPr>
              <w:t>20.00</w:t>
            </w:r>
          </w:p>
        </w:tc>
        <w:tc>
          <w:tcPr>
            <w:tcW w:w="900" w:type="dxa"/>
            <w:vAlign w:val="bottom"/>
          </w:tcPr>
          <w:p w14:paraId="698EC7E3" w14:textId="77777777" w:rsidR="00987E15" w:rsidRDefault="0068775A">
            <w:pPr>
              <w:ind w:right="20"/>
              <w:jc w:val="right"/>
              <w:rPr>
                <w:sz w:val="20"/>
                <w:szCs w:val="20"/>
              </w:rPr>
            </w:pPr>
            <w:r>
              <w:rPr>
                <w:rFonts w:ascii="Arial" w:eastAsia="Arial" w:hAnsi="Arial" w:cs="Arial"/>
                <w:sz w:val="20"/>
                <w:szCs w:val="20"/>
              </w:rPr>
              <w:t>91.00</w:t>
            </w:r>
          </w:p>
        </w:tc>
      </w:tr>
      <w:tr w:rsidR="00987E15" w14:paraId="269C7633" w14:textId="77777777">
        <w:trPr>
          <w:trHeight w:val="239"/>
        </w:trPr>
        <w:tc>
          <w:tcPr>
            <w:tcW w:w="720" w:type="dxa"/>
            <w:vAlign w:val="bottom"/>
          </w:tcPr>
          <w:p w14:paraId="34ECF1EE" w14:textId="77777777" w:rsidR="00987E15" w:rsidRDefault="0068775A">
            <w:pPr>
              <w:ind w:left="120"/>
              <w:rPr>
                <w:sz w:val="20"/>
                <w:szCs w:val="20"/>
              </w:rPr>
            </w:pPr>
            <w:r>
              <w:rPr>
                <w:rFonts w:ascii="Arial" w:eastAsia="Arial" w:hAnsi="Arial" w:cs="Arial"/>
                <w:sz w:val="20"/>
                <w:szCs w:val="20"/>
              </w:rPr>
              <w:t>50%</w:t>
            </w:r>
          </w:p>
        </w:tc>
        <w:tc>
          <w:tcPr>
            <w:tcW w:w="1240" w:type="dxa"/>
            <w:vAlign w:val="bottom"/>
          </w:tcPr>
          <w:p w14:paraId="0109FD4C" w14:textId="77777777" w:rsidR="00987E15" w:rsidRDefault="0068775A">
            <w:pPr>
              <w:ind w:right="140"/>
              <w:jc w:val="right"/>
              <w:rPr>
                <w:sz w:val="20"/>
                <w:szCs w:val="20"/>
              </w:rPr>
            </w:pPr>
            <w:r>
              <w:rPr>
                <w:rFonts w:ascii="Arial" w:eastAsia="Arial" w:hAnsi="Arial" w:cs="Arial"/>
                <w:sz w:val="20"/>
                <w:szCs w:val="20"/>
              </w:rPr>
              <w:t>0.00</w:t>
            </w:r>
          </w:p>
        </w:tc>
        <w:tc>
          <w:tcPr>
            <w:tcW w:w="1000" w:type="dxa"/>
            <w:vAlign w:val="bottom"/>
          </w:tcPr>
          <w:p w14:paraId="77470B2C" w14:textId="77777777" w:rsidR="00987E15" w:rsidRDefault="0068775A">
            <w:pPr>
              <w:ind w:right="20"/>
              <w:jc w:val="right"/>
              <w:rPr>
                <w:sz w:val="20"/>
                <w:szCs w:val="20"/>
              </w:rPr>
            </w:pPr>
            <w:r>
              <w:rPr>
                <w:rFonts w:ascii="Arial" w:eastAsia="Arial" w:hAnsi="Arial" w:cs="Arial"/>
                <w:sz w:val="20"/>
                <w:szCs w:val="20"/>
              </w:rPr>
              <w:t>68.00</w:t>
            </w:r>
          </w:p>
        </w:tc>
        <w:tc>
          <w:tcPr>
            <w:tcW w:w="1140" w:type="dxa"/>
            <w:vAlign w:val="bottom"/>
          </w:tcPr>
          <w:p w14:paraId="7B848A86" w14:textId="77777777" w:rsidR="00987E15" w:rsidRDefault="0068775A">
            <w:pPr>
              <w:ind w:right="20"/>
              <w:jc w:val="right"/>
              <w:rPr>
                <w:sz w:val="20"/>
                <w:szCs w:val="20"/>
              </w:rPr>
            </w:pPr>
            <w:r>
              <w:rPr>
                <w:rFonts w:ascii="Arial" w:eastAsia="Arial" w:hAnsi="Arial" w:cs="Arial"/>
                <w:sz w:val="20"/>
                <w:szCs w:val="20"/>
              </w:rPr>
              <w:t>225.00</w:t>
            </w:r>
          </w:p>
        </w:tc>
        <w:tc>
          <w:tcPr>
            <w:tcW w:w="900" w:type="dxa"/>
            <w:vAlign w:val="bottom"/>
          </w:tcPr>
          <w:p w14:paraId="26C31F82" w14:textId="77777777" w:rsidR="00987E15" w:rsidRDefault="0068775A">
            <w:pPr>
              <w:ind w:right="20"/>
              <w:jc w:val="right"/>
              <w:rPr>
                <w:sz w:val="20"/>
                <w:szCs w:val="20"/>
              </w:rPr>
            </w:pPr>
            <w:r>
              <w:rPr>
                <w:rFonts w:ascii="Arial" w:eastAsia="Arial" w:hAnsi="Arial" w:cs="Arial"/>
                <w:sz w:val="20"/>
                <w:szCs w:val="20"/>
              </w:rPr>
              <w:t>180.50</w:t>
            </w:r>
          </w:p>
        </w:tc>
      </w:tr>
      <w:tr w:rsidR="00987E15" w14:paraId="68DD6C17" w14:textId="77777777">
        <w:trPr>
          <w:trHeight w:val="239"/>
        </w:trPr>
        <w:tc>
          <w:tcPr>
            <w:tcW w:w="720" w:type="dxa"/>
            <w:vAlign w:val="bottom"/>
          </w:tcPr>
          <w:p w14:paraId="5B6F504D" w14:textId="77777777" w:rsidR="00987E15" w:rsidRDefault="0068775A">
            <w:pPr>
              <w:ind w:left="120"/>
              <w:rPr>
                <w:sz w:val="20"/>
                <w:szCs w:val="20"/>
              </w:rPr>
            </w:pPr>
            <w:r>
              <w:rPr>
                <w:rFonts w:ascii="Arial" w:eastAsia="Arial" w:hAnsi="Arial" w:cs="Arial"/>
                <w:sz w:val="20"/>
                <w:szCs w:val="20"/>
              </w:rPr>
              <w:t>75%</w:t>
            </w:r>
          </w:p>
        </w:tc>
        <w:tc>
          <w:tcPr>
            <w:tcW w:w="1240" w:type="dxa"/>
            <w:vAlign w:val="bottom"/>
          </w:tcPr>
          <w:p w14:paraId="586888A4" w14:textId="77777777" w:rsidR="00987E15" w:rsidRDefault="0068775A">
            <w:pPr>
              <w:ind w:right="140"/>
              <w:jc w:val="right"/>
              <w:rPr>
                <w:sz w:val="20"/>
                <w:szCs w:val="20"/>
              </w:rPr>
            </w:pPr>
            <w:r>
              <w:rPr>
                <w:rFonts w:ascii="Arial" w:eastAsia="Arial" w:hAnsi="Arial" w:cs="Arial"/>
                <w:sz w:val="20"/>
                <w:szCs w:val="20"/>
              </w:rPr>
              <w:t>5.00</w:t>
            </w:r>
          </w:p>
        </w:tc>
        <w:tc>
          <w:tcPr>
            <w:tcW w:w="1000" w:type="dxa"/>
            <w:vAlign w:val="bottom"/>
          </w:tcPr>
          <w:p w14:paraId="3D4EE048" w14:textId="77777777" w:rsidR="00987E15" w:rsidRDefault="0068775A">
            <w:pPr>
              <w:ind w:right="20"/>
              <w:jc w:val="right"/>
              <w:rPr>
                <w:sz w:val="20"/>
                <w:szCs w:val="20"/>
              </w:rPr>
            </w:pPr>
            <w:r>
              <w:rPr>
                <w:rFonts w:ascii="Arial" w:eastAsia="Arial" w:hAnsi="Arial" w:cs="Arial"/>
                <w:sz w:val="20"/>
                <w:szCs w:val="20"/>
              </w:rPr>
              <w:t>186.00</w:t>
            </w:r>
          </w:p>
        </w:tc>
        <w:tc>
          <w:tcPr>
            <w:tcW w:w="1140" w:type="dxa"/>
            <w:vAlign w:val="bottom"/>
          </w:tcPr>
          <w:p w14:paraId="15FF08CB" w14:textId="77777777" w:rsidR="00987E15" w:rsidRDefault="0068775A">
            <w:pPr>
              <w:ind w:right="20"/>
              <w:jc w:val="right"/>
              <w:rPr>
                <w:sz w:val="20"/>
                <w:szCs w:val="20"/>
              </w:rPr>
            </w:pPr>
            <w:r>
              <w:rPr>
                <w:rFonts w:ascii="Arial" w:eastAsia="Arial" w:hAnsi="Arial" w:cs="Arial"/>
                <w:sz w:val="20"/>
                <w:szCs w:val="20"/>
              </w:rPr>
              <w:t>651.50</w:t>
            </w:r>
          </w:p>
        </w:tc>
        <w:tc>
          <w:tcPr>
            <w:tcW w:w="900" w:type="dxa"/>
            <w:vAlign w:val="bottom"/>
          </w:tcPr>
          <w:p w14:paraId="74011707" w14:textId="77777777" w:rsidR="00987E15" w:rsidRDefault="0068775A">
            <w:pPr>
              <w:ind w:right="20"/>
              <w:jc w:val="right"/>
              <w:rPr>
                <w:sz w:val="20"/>
                <w:szCs w:val="20"/>
              </w:rPr>
            </w:pPr>
            <w:r>
              <w:rPr>
                <w:rFonts w:ascii="Arial" w:eastAsia="Arial" w:hAnsi="Arial" w:cs="Arial"/>
                <w:sz w:val="20"/>
                <w:szCs w:val="20"/>
              </w:rPr>
              <w:t>275.25</w:t>
            </w:r>
          </w:p>
        </w:tc>
      </w:tr>
      <w:tr w:rsidR="00987E15" w14:paraId="1317E582" w14:textId="77777777">
        <w:trPr>
          <w:trHeight w:val="247"/>
        </w:trPr>
        <w:tc>
          <w:tcPr>
            <w:tcW w:w="720" w:type="dxa"/>
            <w:vAlign w:val="bottom"/>
          </w:tcPr>
          <w:p w14:paraId="118894A3" w14:textId="77777777" w:rsidR="00987E15" w:rsidRDefault="0068775A">
            <w:pPr>
              <w:ind w:left="120"/>
              <w:rPr>
                <w:sz w:val="20"/>
                <w:szCs w:val="20"/>
              </w:rPr>
            </w:pPr>
            <w:r>
              <w:rPr>
                <w:rFonts w:ascii="Arial" w:eastAsia="Arial" w:hAnsi="Arial" w:cs="Arial"/>
                <w:sz w:val="20"/>
                <w:szCs w:val="20"/>
              </w:rPr>
              <w:t>max</w:t>
            </w:r>
          </w:p>
        </w:tc>
        <w:tc>
          <w:tcPr>
            <w:tcW w:w="1240" w:type="dxa"/>
            <w:vAlign w:val="bottom"/>
          </w:tcPr>
          <w:p w14:paraId="3FBAE25E" w14:textId="77777777" w:rsidR="00987E15" w:rsidRDefault="0068775A">
            <w:pPr>
              <w:ind w:right="140"/>
              <w:jc w:val="right"/>
              <w:rPr>
                <w:sz w:val="20"/>
                <w:szCs w:val="20"/>
              </w:rPr>
            </w:pPr>
            <w:r>
              <w:rPr>
                <w:rFonts w:ascii="Arial" w:eastAsia="Arial" w:hAnsi="Arial" w:cs="Arial"/>
                <w:sz w:val="20"/>
                <w:szCs w:val="20"/>
              </w:rPr>
              <w:t>45.00</w:t>
            </w:r>
          </w:p>
        </w:tc>
        <w:tc>
          <w:tcPr>
            <w:tcW w:w="1000" w:type="dxa"/>
            <w:vAlign w:val="bottom"/>
          </w:tcPr>
          <w:p w14:paraId="7F8B0FFA" w14:textId="77777777" w:rsidR="00987E15" w:rsidRDefault="0068775A">
            <w:pPr>
              <w:ind w:right="20"/>
              <w:jc w:val="right"/>
              <w:rPr>
                <w:sz w:val="20"/>
                <w:szCs w:val="20"/>
              </w:rPr>
            </w:pPr>
            <w:r>
              <w:rPr>
                <w:rFonts w:ascii="Arial" w:eastAsia="Arial" w:hAnsi="Arial" w:cs="Arial"/>
                <w:sz w:val="20"/>
                <w:szCs w:val="20"/>
              </w:rPr>
              <w:t>665.00</w:t>
            </w:r>
          </w:p>
        </w:tc>
        <w:tc>
          <w:tcPr>
            <w:tcW w:w="1140" w:type="dxa"/>
            <w:vAlign w:val="bottom"/>
          </w:tcPr>
          <w:p w14:paraId="14F0F63D" w14:textId="77777777" w:rsidR="00987E15" w:rsidRDefault="0068775A">
            <w:pPr>
              <w:ind w:right="20"/>
              <w:jc w:val="right"/>
              <w:rPr>
                <w:sz w:val="20"/>
                <w:szCs w:val="20"/>
              </w:rPr>
            </w:pPr>
            <w:r>
              <w:rPr>
                <w:rFonts w:ascii="Arial" w:eastAsia="Arial" w:hAnsi="Arial" w:cs="Arial"/>
                <w:sz w:val="20"/>
                <w:szCs w:val="20"/>
              </w:rPr>
              <w:t>1844.00</w:t>
            </w:r>
          </w:p>
        </w:tc>
        <w:tc>
          <w:tcPr>
            <w:tcW w:w="900" w:type="dxa"/>
            <w:vAlign w:val="bottom"/>
          </w:tcPr>
          <w:p w14:paraId="7B2344EB" w14:textId="77777777" w:rsidR="00987E15" w:rsidRDefault="0068775A">
            <w:pPr>
              <w:ind w:right="20"/>
              <w:jc w:val="right"/>
              <w:rPr>
                <w:sz w:val="20"/>
                <w:szCs w:val="20"/>
              </w:rPr>
            </w:pPr>
            <w:r>
              <w:rPr>
                <w:rFonts w:ascii="Arial" w:eastAsia="Arial" w:hAnsi="Arial" w:cs="Arial"/>
                <w:sz w:val="20"/>
                <w:szCs w:val="20"/>
              </w:rPr>
              <w:t>666.00</w:t>
            </w:r>
          </w:p>
        </w:tc>
      </w:tr>
      <w:tr w:rsidR="00987E15" w14:paraId="1F2B32E8" w14:textId="77777777">
        <w:trPr>
          <w:trHeight w:val="47"/>
        </w:trPr>
        <w:tc>
          <w:tcPr>
            <w:tcW w:w="720" w:type="dxa"/>
            <w:tcBorders>
              <w:bottom w:val="single" w:sz="8" w:space="0" w:color="auto"/>
            </w:tcBorders>
            <w:vAlign w:val="bottom"/>
          </w:tcPr>
          <w:p w14:paraId="16CC62B4" w14:textId="77777777" w:rsidR="00987E15" w:rsidRDefault="00987E15">
            <w:pPr>
              <w:rPr>
                <w:sz w:val="4"/>
                <w:szCs w:val="4"/>
              </w:rPr>
            </w:pPr>
          </w:p>
        </w:tc>
        <w:tc>
          <w:tcPr>
            <w:tcW w:w="1240" w:type="dxa"/>
            <w:tcBorders>
              <w:bottom w:val="single" w:sz="8" w:space="0" w:color="auto"/>
            </w:tcBorders>
            <w:vAlign w:val="bottom"/>
          </w:tcPr>
          <w:p w14:paraId="39F348E4" w14:textId="77777777" w:rsidR="00987E15" w:rsidRDefault="00987E15">
            <w:pPr>
              <w:rPr>
                <w:sz w:val="4"/>
                <w:szCs w:val="4"/>
              </w:rPr>
            </w:pPr>
          </w:p>
        </w:tc>
        <w:tc>
          <w:tcPr>
            <w:tcW w:w="1000" w:type="dxa"/>
            <w:tcBorders>
              <w:bottom w:val="single" w:sz="8" w:space="0" w:color="auto"/>
            </w:tcBorders>
            <w:vAlign w:val="bottom"/>
          </w:tcPr>
          <w:p w14:paraId="454020D4" w14:textId="77777777" w:rsidR="00987E15" w:rsidRDefault="00987E15">
            <w:pPr>
              <w:rPr>
                <w:sz w:val="4"/>
                <w:szCs w:val="4"/>
              </w:rPr>
            </w:pPr>
          </w:p>
        </w:tc>
        <w:tc>
          <w:tcPr>
            <w:tcW w:w="1140" w:type="dxa"/>
            <w:tcBorders>
              <w:bottom w:val="single" w:sz="8" w:space="0" w:color="auto"/>
            </w:tcBorders>
            <w:vAlign w:val="bottom"/>
          </w:tcPr>
          <w:p w14:paraId="4838423A" w14:textId="77777777" w:rsidR="00987E15" w:rsidRDefault="00987E15">
            <w:pPr>
              <w:rPr>
                <w:sz w:val="4"/>
                <w:szCs w:val="4"/>
              </w:rPr>
            </w:pPr>
          </w:p>
        </w:tc>
        <w:tc>
          <w:tcPr>
            <w:tcW w:w="900" w:type="dxa"/>
            <w:tcBorders>
              <w:bottom w:val="single" w:sz="8" w:space="0" w:color="auto"/>
            </w:tcBorders>
            <w:vAlign w:val="bottom"/>
          </w:tcPr>
          <w:p w14:paraId="31518369" w14:textId="77777777" w:rsidR="00987E15" w:rsidRDefault="00987E15">
            <w:pPr>
              <w:rPr>
                <w:sz w:val="4"/>
                <w:szCs w:val="4"/>
              </w:rPr>
            </w:pPr>
          </w:p>
        </w:tc>
      </w:tr>
    </w:tbl>
    <w:p w14:paraId="574CA700" w14:textId="77777777" w:rsidR="00987E15" w:rsidRDefault="00987E15">
      <w:pPr>
        <w:spacing w:line="164" w:lineRule="exact"/>
        <w:rPr>
          <w:sz w:val="20"/>
          <w:szCs w:val="20"/>
        </w:rPr>
      </w:pPr>
    </w:p>
    <w:p w14:paraId="32AF9819" w14:textId="77777777" w:rsidR="00987E15" w:rsidRDefault="0068775A">
      <w:pPr>
        <w:spacing w:line="276" w:lineRule="auto"/>
        <w:ind w:left="400" w:right="400"/>
        <w:rPr>
          <w:sz w:val="20"/>
          <w:szCs w:val="20"/>
        </w:rPr>
      </w:pPr>
      <w:r>
        <w:rPr>
          <w:rFonts w:ascii="Arial" w:eastAsia="Arial" w:hAnsi="Arial" w:cs="Arial"/>
        </w:rPr>
        <w:t>Table 10: Epidemics excluding fragility of any type, non-pharmaceutical containment mea-sures, factories open, schools open in September 2020</w:t>
      </w:r>
    </w:p>
    <w:p w14:paraId="156ABC8B" w14:textId="77777777" w:rsidR="00987E15" w:rsidRDefault="0068775A">
      <w:pPr>
        <w:spacing w:line="20" w:lineRule="exact"/>
        <w:rPr>
          <w:sz w:val="20"/>
          <w:szCs w:val="20"/>
        </w:rPr>
      </w:pPr>
      <w:r>
        <w:rPr>
          <w:noProof/>
          <w:sz w:val="20"/>
          <w:szCs w:val="20"/>
        </w:rPr>
        <w:drawing>
          <wp:anchor distT="0" distB="0" distL="114300" distR="114300" simplePos="0" relativeHeight="251693056" behindDoc="1" locked="0" layoutInCell="0" allowOverlap="1" wp14:anchorId="21B047DD" wp14:editId="02C1A1DC">
            <wp:simplePos x="0" y="0"/>
            <wp:positionH relativeFrom="column">
              <wp:posOffset>772795</wp:posOffset>
            </wp:positionH>
            <wp:positionV relativeFrom="paragraph">
              <wp:posOffset>276225</wp:posOffset>
            </wp:positionV>
            <wp:extent cx="4352925" cy="282638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srcRect/>
                    <a:stretch>
                      <a:fillRect/>
                    </a:stretch>
                  </pic:blipFill>
                  <pic:spPr bwMode="auto">
                    <a:xfrm>
                      <a:off x="0" y="0"/>
                      <a:ext cx="4352925" cy="2826385"/>
                    </a:xfrm>
                    <a:prstGeom prst="rect">
                      <a:avLst/>
                    </a:prstGeom>
                    <a:noFill/>
                  </pic:spPr>
                </pic:pic>
              </a:graphicData>
            </a:graphic>
          </wp:anchor>
        </w:drawing>
      </w:r>
    </w:p>
    <w:p w14:paraId="3ACFE295" w14:textId="77777777" w:rsidR="00987E15" w:rsidRDefault="00987E15">
      <w:pPr>
        <w:spacing w:line="200" w:lineRule="exact"/>
        <w:rPr>
          <w:sz w:val="20"/>
          <w:szCs w:val="20"/>
        </w:rPr>
      </w:pPr>
    </w:p>
    <w:p w14:paraId="54344FE9" w14:textId="77777777" w:rsidR="00987E15" w:rsidRDefault="00987E15">
      <w:pPr>
        <w:spacing w:line="200" w:lineRule="exact"/>
        <w:rPr>
          <w:sz w:val="20"/>
          <w:szCs w:val="20"/>
        </w:rPr>
      </w:pPr>
    </w:p>
    <w:p w14:paraId="75EA790E" w14:textId="77777777" w:rsidR="00987E15" w:rsidRDefault="00987E15">
      <w:pPr>
        <w:spacing w:line="200" w:lineRule="exact"/>
        <w:rPr>
          <w:sz w:val="20"/>
          <w:szCs w:val="20"/>
        </w:rPr>
      </w:pPr>
    </w:p>
    <w:p w14:paraId="3F32FF01" w14:textId="77777777" w:rsidR="00987E15" w:rsidRDefault="00987E15">
      <w:pPr>
        <w:spacing w:line="200" w:lineRule="exact"/>
        <w:rPr>
          <w:sz w:val="20"/>
          <w:szCs w:val="20"/>
        </w:rPr>
      </w:pPr>
    </w:p>
    <w:p w14:paraId="226D9904" w14:textId="77777777" w:rsidR="00987E15" w:rsidRDefault="00987E15">
      <w:pPr>
        <w:spacing w:line="200" w:lineRule="exact"/>
        <w:rPr>
          <w:sz w:val="20"/>
          <w:szCs w:val="20"/>
        </w:rPr>
      </w:pPr>
    </w:p>
    <w:p w14:paraId="6193E526" w14:textId="77777777" w:rsidR="00987E15" w:rsidRDefault="00987E15">
      <w:pPr>
        <w:spacing w:line="200" w:lineRule="exact"/>
        <w:rPr>
          <w:sz w:val="20"/>
          <w:szCs w:val="20"/>
        </w:rPr>
      </w:pPr>
    </w:p>
    <w:p w14:paraId="01CAD393" w14:textId="77777777" w:rsidR="00987E15" w:rsidRDefault="00987E15">
      <w:pPr>
        <w:spacing w:line="200" w:lineRule="exact"/>
        <w:rPr>
          <w:sz w:val="20"/>
          <w:szCs w:val="20"/>
        </w:rPr>
      </w:pPr>
    </w:p>
    <w:p w14:paraId="5D23700A" w14:textId="77777777" w:rsidR="00987E15" w:rsidRDefault="00987E15">
      <w:pPr>
        <w:spacing w:line="200" w:lineRule="exact"/>
        <w:rPr>
          <w:sz w:val="20"/>
          <w:szCs w:val="20"/>
        </w:rPr>
      </w:pPr>
    </w:p>
    <w:p w14:paraId="338E0DF9" w14:textId="77777777" w:rsidR="00987E15" w:rsidRDefault="00987E15">
      <w:pPr>
        <w:spacing w:line="200" w:lineRule="exact"/>
        <w:rPr>
          <w:sz w:val="20"/>
          <w:szCs w:val="20"/>
        </w:rPr>
      </w:pPr>
    </w:p>
    <w:p w14:paraId="6BBAC7DF" w14:textId="77777777" w:rsidR="00987E15" w:rsidRDefault="00987E15">
      <w:pPr>
        <w:spacing w:line="200" w:lineRule="exact"/>
        <w:rPr>
          <w:sz w:val="20"/>
          <w:szCs w:val="20"/>
        </w:rPr>
      </w:pPr>
    </w:p>
    <w:p w14:paraId="77929B9D" w14:textId="77777777" w:rsidR="00987E15" w:rsidRDefault="00987E15">
      <w:pPr>
        <w:spacing w:line="200" w:lineRule="exact"/>
        <w:rPr>
          <w:sz w:val="20"/>
          <w:szCs w:val="20"/>
        </w:rPr>
      </w:pPr>
    </w:p>
    <w:p w14:paraId="4E68BB90" w14:textId="77777777" w:rsidR="00987E15" w:rsidRDefault="00987E15">
      <w:pPr>
        <w:spacing w:line="200" w:lineRule="exact"/>
        <w:rPr>
          <w:sz w:val="20"/>
          <w:szCs w:val="20"/>
        </w:rPr>
      </w:pPr>
    </w:p>
    <w:p w14:paraId="22F061F3" w14:textId="77777777" w:rsidR="00987E15" w:rsidRDefault="00987E15">
      <w:pPr>
        <w:spacing w:line="200" w:lineRule="exact"/>
        <w:rPr>
          <w:sz w:val="20"/>
          <w:szCs w:val="20"/>
        </w:rPr>
      </w:pPr>
    </w:p>
    <w:p w14:paraId="7AEA6A8F" w14:textId="77777777" w:rsidR="00987E15" w:rsidRDefault="00987E15">
      <w:pPr>
        <w:spacing w:line="200" w:lineRule="exact"/>
        <w:rPr>
          <w:sz w:val="20"/>
          <w:szCs w:val="20"/>
        </w:rPr>
      </w:pPr>
    </w:p>
    <w:p w14:paraId="0E06F480" w14:textId="77777777" w:rsidR="00987E15" w:rsidRDefault="00987E15">
      <w:pPr>
        <w:spacing w:line="200" w:lineRule="exact"/>
        <w:rPr>
          <w:sz w:val="20"/>
          <w:szCs w:val="20"/>
        </w:rPr>
      </w:pPr>
    </w:p>
    <w:p w14:paraId="3BDE926A" w14:textId="77777777" w:rsidR="00987E15" w:rsidRDefault="00987E15">
      <w:pPr>
        <w:spacing w:line="200" w:lineRule="exact"/>
        <w:rPr>
          <w:sz w:val="20"/>
          <w:szCs w:val="20"/>
        </w:rPr>
      </w:pPr>
    </w:p>
    <w:p w14:paraId="64A3C406" w14:textId="77777777" w:rsidR="00987E15" w:rsidRDefault="00987E15">
      <w:pPr>
        <w:spacing w:line="200" w:lineRule="exact"/>
        <w:rPr>
          <w:sz w:val="20"/>
          <w:szCs w:val="20"/>
        </w:rPr>
      </w:pPr>
    </w:p>
    <w:p w14:paraId="79A3FA03" w14:textId="77777777" w:rsidR="00987E15" w:rsidRDefault="00987E15">
      <w:pPr>
        <w:spacing w:line="200" w:lineRule="exact"/>
        <w:rPr>
          <w:sz w:val="20"/>
          <w:szCs w:val="20"/>
        </w:rPr>
      </w:pPr>
    </w:p>
    <w:p w14:paraId="22BB2B25" w14:textId="77777777" w:rsidR="00987E15" w:rsidRDefault="00987E15">
      <w:pPr>
        <w:spacing w:line="200" w:lineRule="exact"/>
        <w:rPr>
          <w:sz w:val="20"/>
          <w:szCs w:val="20"/>
        </w:rPr>
      </w:pPr>
    </w:p>
    <w:p w14:paraId="0172ED35" w14:textId="77777777" w:rsidR="00987E15" w:rsidRDefault="00987E15">
      <w:pPr>
        <w:spacing w:line="200" w:lineRule="exact"/>
        <w:rPr>
          <w:sz w:val="20"/>
          <w:szCs w:val="20"/>
        </w:rPr>
      </w:pPr>
    </w:p>
    <w:p w14:paraId="3102B7A9" w14:textId="77777777" w:rsidR="00987E15" w:rsidRDefault="00987E15">
      <w:pPr>
        <w:spacing w:line="200" w:lineRule="exact"/>
        <w:rPr>
          <w:sz w:val="20"/>
          <w:szCs w:val="20"/>
        </w:rPr>
      </w:pPr>
    </w:p>
    <w:p w14:paraId="504CAB15" w14:textId="77777777" w:rsidR="00987E15" w:rsidRDefault="00987E15">
      <w:pPr>
        <w:spacing w:line="200" w:lineRule="exact"/>
        <w:rPr>
          <w:sz w:val="20"/>
          <w:szCs w:val="20"/>
        </w:rPr>
      </w:pPr>
    </w:p>
    <w:p w14:paraId="284C1E0F" w14:textId="77777777" w:rsidR="00987E15" w:rsidRDefault="00987E15">
      <w:pPr>
        <w:spacing w:line="200" w:lineRule="exact"/>
        <w:rPr>
          <w:sz w:val="20"/>
          <w:szCs w:val="20"/>
        </w:rPr>
      </w:pPr>
    </w:p>
    <w:p w14:paraId="0B29E3F1" w14:textId="77777777" w:rsidR="00987E15" w:rsidRDefault="00987E15">
      <w:pPr>
        <w:spacing w:line="200" w:lineRule="exact"/>
        <w:rPr>
          <w:sz w:val="20"/>
          <w:szCs w:val="20"/>
        </w:rPr>
      </w:pPr>
    </w:p>
    <w:p w14:paraId="611A5AC2" w14:textId="77777777" w:rsidR="00987E15" w:rsidRDefault="00987E15">
      <w:pPr>
        <w:spacing w:line="331" w:lineRule="exact"/>
        <w:rPr>
          <w:sz w:val="20"/>
          <w:szCs w:val="20"/>
        </w:rPr>
      </w:pPr>
    </w:p>
    <w:p w14:paraId="4B18A5E2" w14:textId="77777777" w:rsidR="00987E15" w:rsidRDefault="0068775A">
      <w:pPr>
        <w:spacing w:line="276" w:lineRule="auto"/>
        <w:ind w:left="400" w:right="400"/>
        <w:rPr>
          <w:sz w:val="20"/>
          <w:szCs w:val="20"/>
        </w:rPr>
      </w:pPr>
      <w:r>
        <w:rPr>
          <w:rFonts w:ascii="Arial" w:eastAsia="Arial" w:hAnsi="Arial" w:cs="Arial"/>
        </w:rPr>
        <w:t>Figure 28: Epidemics excluding fragility of any type, non-pharmaceutical containment measures, factories open, schools open in September 2020</w:t>
      </w:r>
    </w:p>
    <w:p w14:paraId="0BA0AE0A" w14:textId="77777777" w:rsidR="00987E15" w:rsidRDefault="00987E15">
      <w:pPr>
        <w:sectPr w:rsidR="00987E15">
          <w:pgSz w:w="12240" w:h="15840"/>
          <w:pgMar w:top="1147" w:right="1440" w:bottom="1440" w:left="1440" w:header="0" w:footer="0" w:gutter="0"/>
          <w:cols w:space="720" w:equalWidth="0">
            <w:col w:w="9360"/>
          </w:cols>
        </w:sectPr>
      </w:pPr>
    </w:p>
    <w:p w14:paraId="2E416E6E" w14:textId="77777777" w:rsidR="00987E15" w:rsidRDefault="00987E15">
      <w:pPr>
        <w:spacing w:line="200" w:lineRule="exact"/>
        <w:rPr>
          <w:sz w:val="20"/>
          <w:szCs w:val="20"/>
        </w:rPr>
      </w:pPr>
    </w:p>
    <w:p w14:paraId="1F363FAA" w14:textId="77777777" w:rsidR="00987E15" w:rsidRDefault="00987E15">
      <w:pPr>
        <w:spacing w:line="200" w:lineRule="exact"/>
        <w:rPr>
          <w:sz w:val="20"/>
          <w:szCs w:val="20"/>
        </w:rPr>
      </w:pPr>
    </w:p>
    <w:p w14:paraId="7F351E17" w14:textId="77777777" w:rsidR="00987E15" w:rsidRDefault="00987E15">
      <w:pPr>
        <w:spacing w:line="246" w:lineRule="exact"/>
        <w:rPr>
          <w:sz w:val="20"/>
          <w:szCs w:val="20"/>
        </w:rPr>
      </w:pPr>
    </w:p>
    <w:p w14:paraId="33D0678B" w14:textId="77777777" w:rsidR="00987E15" w:rsidRDefault="0068775A">
      <w:pPr>
        <w:jc w:val="center"/>
        <w:rPr>
          <w:sz w:val="20"/>
          <w:szCs w:val="20"/>
        </w:rPr>
      </w:pPr>
      <w:r>
        <w:rPr>
          <w:rFonts w:ascii="Arial" w:eastAsia="Arial" w:hAnsi="Arial" w:cs="Arial"/>
          <w:sz w:val="17"/>
          <w:szCs w:val="17"/>
        </w:rPr>
        <w:t>31</w:t>
      </w:r>
    </w:p>
    <w:p w14:paraId="5D211DD4" w14:textId="77777777" w:rsidR="00987E15" w:rsidRDefault="00987E15">
      <w:pPr>
        <w:sectPr w:rsidR="00987E15">
          <w:type w:val="continuous"/>
          <w:pgSz w:w="12240" w:h="15840"/>
          <w:pgMar w:top="1147" w:right="1440" w:bottom="1440" w:left="1440" w:header="0" w:footer="0" w:gutter="0"/>
          <w:cols w:space="720" w:equalWidth="0">
            <w:col w:w="9360"/>
          </w:cols>
        </w:sectPr>
      </w:pPr>
    </w:p>
    <w:p w14:paraId="5A824227" w14:textId="77777777" w:rsidR="00987E15" w:rsidRDefault="0068775A">
      <w:pPr>
        <w:jc w:val="center"/>
        <w:rPr>
          <w:sz w:val="20"/>
          <w:szCs w:val="20"/>
        </w:rPr>
      </w:pPr>
      <w:bookmarkStart w:id="125" w:name="page32"/>
      <w:bookmarkEnd w:id="125"/>
      <w:r>
        <w:rPr>
          <w:rFonts w:ascii="Arial" w:eastAsia="Arial" w:hAnsi="Arial" w:cs="Arial"/>
        </w:rPr>
        <w:t>Work in progress &amp; draft: Comments and Corrections Welcome!</w:t>
      </w:r>
    </w:p>
    <w:p w14:paraId="5230C0D6"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14:anchorId="596B2DB7" wp14:editId="7FC5B98B">
                <wp:simplePos x="0" y="0"/>
                <wp:positionH relativeFrom="column">
                  <wp:posOffset>251460</wp:posOffset>
                </wp:positionH>
                <wp:positionV relativeFrom="paragraph">
                  <wp:posOffset>23495</wp:posOffset>
                </wp:positionV>
                <wp:extent cx="544004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B6BDB5" id="Shape 74"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PL/UFL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3362B672" w14:textId="77777777" w:rsidR="00987E15" w:rsidRDefault="00987E15">
      <w:pPr>
        <w:spacing w:line="200" w:lineRule="exact"/>
        <w:rPr>
          <w:sz w:val="20"/>
          <w:szCs w:val="20"/>
        </w:rPr>
      </w:pPr>
    </w:p>
    <w:p w14:paraId="6CFE120C" w14:textId="77777777" w:rsidR="00987E15" w:rsidRDefault="00987E15">
      <w:pPr>
        <w:spacing w:line="269" w:lineRule="exact"/>
        <w:rPr>
          <w:sz w:val="20"/>
          <w:szCs w:val="20"/>
        </w:rPr>
      </w:pPr>
    </w:p>
    <w:p w14:paraId="6A074002" w14:textId="77777777" w:rsidR="00987E15" w:rsidRDefault="0068775A">
      <w:pPr>
        <w:numPr>
          <w:ilvl w:val="0"/>
          <w:numId w:val="22"/>
        </w:numPr>
        <w:tabs>
          <w:tab w:val="left" w:pos="940"/>
        </w:tabs>
        <w:spacing w:line="271" w:lineRule="auto"/>
        <w:ind w:left="940" w:right="400" w:hanging="544"/>
        <w:rPr>
          <w:rFonts w:ascii="Arial" w:eastAsia="Arial" w:hAnsi="Arial" w:cs="Arial"/>
          <w:sz w:val="29"/>
          <w:szCs w:val="29"/>
        </w:rPr>
      </w:pPr>
      <w:r>
        <w:rPr>
          <w:rFonts w:ascii="Arial" w:eastAsia="Arial" w:hAnsi="Arial" w:cs="Arial"/>
          <w:sz w:val="29"/>
          <w:szCs w:val="29"/>
        </w:rPr>
        <w:t>Appendix: How the visualization of contagion sequences works</w:t>
      </w:r>
    </w:p>
    <w:p w14:paraId="332F6B10" w14:textId="77777777" w:rsidR="00987E15" w:rsidRDefault="00987E15">
      <w:pPr>
        <w:spacing w:line="142" w:lineRule="exact"/>
        <w:rPr>
          <w:sz w:val="20"/>
          <w:szCs w:val="20"/>
        </w:rPr>
      </w:pPr>
    </w:p>
    <w:p w14:paraId="3D2B1297" w14:textId="77777777" w:rsidR="00987E15" w:rsidRDefault="0068775A">
      <w:pPr>
        <w:tabs>
          <w:tab w:val="left" w:pos="1040"/>
        </w:tabs>
        <w:ind w:left="400"/>
        <w:rPr>
          <w:sz w:val="20"/>
          <w:szCs w:val="20"/>
        </w:rPr>
      </w:pPr>
      <w:r>
        <w:rPr>
          <w:rFonts w:ascii="Arial" w:eastAsia="Arial" w:hAnsi="Arial" w:cs="Arial"/>
          <w:sz w:val="24"/>
          <w:szCs w:val="24"/>
        </w:rPr>
        <w:t>C.1</w:t>
      </w:r>
      <w:r>
        <w:rPr>
          <w:rFonts w:ascii="Arial" w:eastAsia="Arial" w:hAnsi="Arial" w:cs="Arial"/>
          <w:sz w:val="24"/>
          <w:szCs w:val="24"/>
        </w:rPr>
        <w:tab/>
        <w:t>The data</w:t>
      </w:r>
    </w:p>
    <w:p w14:paraId="3874F329" w14:textId="77777777" w:rsidR="00987E15" w:rsidRDefault="00987E15">
      <w:pPr>
        <w:spacing w:line="151" w:lineRule="exact"/>
        <w:rPr>
          <w:sz w:val="20"/>
          <w:szCs w:val="20"/>
        </w:rPr>
      </w:pPr>
    </w:p>
    <w:p w14:paraId="79A15098" w14:textId="77777777" w:rsidR="00987E15" w:rsidRDefault="0068775A">
      <w:pPr>
        <w:ind w:left="400"/>
        <w:rPr>
          <w:sz w:val="20"/>
          <w:szCs w:val="20"/>
        </w:rPr>
      </w:pPr>
      <w:r>
        <w:rPr>
          <w:rFonts w:ascii="Arial" w:eastAsia="Arial" w:hAnsi="Arial" w:cs="Arial"/>
        </w:rPr>
        <w:t>With each new infection, we add a record to a file. Each record contains:</w:t>
      </w:r>
    </w:p>
    <w:p w14:paraId="3C9DDC38" w14:textId="77777777" w:rsidR="00987E15" w:rsidRDefault="00987E15">
      <w:pPr>
        <w:spacing w:line="197" w:lineRule="exact"/>
        <w:rPr>
          <w:sz w:val="20"/>
          <w:szCs w:val="20"/>
        </w:rPr>
      </w:pPr>
    </w:p>
    <w:p w14:paraId="0F1613B5" w14:textId="77777777" w:rsidR="00987E15" w:rsidRDefault="0068775A">
      <w:pPr>
        <w:numPr>
          <w:ilvl w:val="0"/>
          <w:numId w:val="23"/>
        </w:numPr>
        <w:tabs>
          <w:tab w:val="left" w:pos="940"/>
        </w:tabs>
        <w:spacing w:line="276" w:lineRule="auto"/>
        <w:ind w:left="940" w:right="400" w:hanging="276"/>
        <w:rPr>
          <w:rFonts w:ascii="Arial" w:eastAsia="Arial" w:hAnsi="Arial" w:cs="Arial"/>
        </w:rPr>
      </w:pPr>
      <w:r>
        <w:rPr>
          <w:rFonts w:ascii="Arial" w:eastAsia="Arial" w:hAnsi="Arial" w:cs="Arial"/>
        </w:rPr>
        <w:t>the ID of the agent transmitting the contagion (for the initial cases, externally gen-erated, the ID has value -1);</w:t>
      </w:r>
    </w:p>
    <w:p w14:paraId="5CFEC58B" w14:textId="77777777" w:rsidR="00987E15" w:rsidRDefault="00987E15">
      <w:pPr>
        <w:spacing w:line="49" w:lineRule="exact"/>
        <w:rPr>
          <w:rFonts w:ascii="Arial" w:eastAsia="Arial" w:hAnsi="Arial" w:cs="Arial"/>
        </w:rPr>
      </w:pPr>
    </w:p>
    <w:p w14:paraId="34ED4794" w14:textId="77777777" w:rsidR="00987E15" w:rsidRDefault="0068775A">
      <w:pPr>
        <w:numPr>
          <w:ilvl w:val="0"/>
          <w:numId w:val="23"/>
        </w:numPr>
        <w:tabs>
          <w:tab w:val="left" w:pos="940"/>
        </w:tabs>
        <w:spacing w:line="276" w:lineRule="auto"/>
        <w:ind w:left="940" w:right="400" w:hanging="276"/>
        <w:rPr>
          <w:rFonts w:ascii="Arial" w:eastAsia="Arial" w:hAnsi="Arial" w:cs="Arial"/>
        </w:rPr>
      </w:pPr>
      <w:r>
        <w:rPr>
          <w:rFonts w:ascii="Arial" w:eastAsia="Arial" w:hAnsi="Arial" w:cs="Arial"/>
        </w:rPr>
        <w:t>its contagion progressive number, starting from 1 (for the initial cases, externally generated, this value is 0);</w:t>
      </w:r>
    </w:p>
    <w:p w14:paraId="0DDFC9B1" w14:textId="77777777" w:rsidR="00987E15" w:rsidRDefault="00987E15">
      <w:pPr>
        <w:spacing w:line="49" w:lineRule="exact"/>
        <w:rPr>
          <w:rFonts w:ascii="Arial" w:eastAsia="Arial" w:hAnsi="Arial" w:cs="Arial"/>
        </w:rPr>
      </w:pPr>
    </w:p>
    <w:p w14:paraId="5D49455E" w14:textId="77777777" w:rsidR="00987E15" w:rsidRDefault="0068775A">
      <w:pPr>
        <w:numPr>
          <w:ilvl w:val="0"/>
          <w:numId w:val="23"/>
        </w:numPr>
        <w:tabs>
          <w:tab w:val="left" w:pos="940"/>
        </w:tabs>
        <w:spacing w:line="276" w:lineRule="auto"/>
        <w:ind w:left="940" w:right="400" w:hanging="276"/>
        <w:rPr>
          <w:rFonts w:ascii="Arial" w:eastAsia="Arial" w:hAnsi="Arial" w:cs="Arial"/>
        </w:rPr>
      </w:pPr>
      <w:r>
        <w:rPr>
          <w:rFonts w:ascii="Arial" w:eastAsia="Arial" w:hAnsi="Arial" w:cs="Arial"/>
        </w:rPr>
        <w:t>the conventional color of the place where it turned infected, following the NetLogo color swatches (for the externally generated initial cases, this value is 0);</w:t>
      </w:r>
    </w:p>
    <w:p w14:paraId="5EF71E95" w14:textId="77777777" w:rsidR="00987E15" w:rsidRDefault="00987E15">
      <w:pPr>
        <w:spacing w:line="49" w:lineRule="exact"/>
        <w:rPr>
          <w:rFonts w:ascii="Arial" w:eastAsia="Arial" w:hAnsi="Arial" w:cs="Arial"/>
        </w:rPr>
      </w:pPr>
    </w:p>
    <w:p w14:paraId="495D287F" w14:textId="77777777" w:rsidR="00987E15" w:rsidRDefault="0068775A">
      <w:pPr>
        <w:numPr>
          <w:ilvl w:val="0"/>
          <w:numId w:val="23"/>
        </w:numPr>
        <w:tabs>
          <w:tab w:val="left" w:pos="940"/>
        </w:tabs>
        <w:ind w:left="940" w:hanging="276"/>
        <w:rPr>
          <w:rFonts w:ascii="Arial" w:eastAsia="Arial" w:hAnsi="Arial" w:cs="Arial"/>
        </w:rPr>
      </w:pPr>
      <w:r>
        <w:rPr>
          <w:rFonts w:ascii="Arial" w:eastAsia="Arial" w:hAnsi="Arial" w:cs="Arial"/>
        </w:rPr>
        <w:t>the ID of the agent receiving the contagion;</w:t>
      </w:r>
    </w:p>
    <w:p w14:paraId="15E77F55" w14:textId="77777777" w:rsidR="00987E15" w:rsidRDefault="00987E15">
      <w:pPr>
        <w:spacing w:line="107" w:lineRule="exact"/>
        <w:rPr>
          <w:rFonts w:ascii="Arial" w:eastAsia="Arial" w:hAnsi="Arial" w:cs="Arial"/>
        </w:rPr>
      </w:pPr>
    </w:p>
    <w:p w14:paraId="6D0CA8A2" w14:textId="77777777" w:rsidR="00987E15" w:rsidRDefault="0068775A">
      <w:pPr>
        <w:numPr>
          <w:ilvl w:val="0"/>
          <w:numId w:val="23"/>
        </w:numPr>
        <w:tabs>
          <w:tab w:val="left" w:pos="940"/>
        </w:tabs>
        <w:ind w:left="940" w:hanging="276"/>
        <w:rPr>
          <w:rFonts w:ascii="Arial" w:eastAsia="Arial" w:hAnsi="Arial" w:cs="Arial"/>
        </w:rPr>
      </w:pPr>
      <w:r>
        <w:rPr>
          <w:rFonts w:ascii="Arial" w:eastAsia="Arial" w:hAnsi="Arial" w:cs="Arial"/>
        </w:rPr>
        <w:t>its fragility rate (1 - robust; 2 - regular; 3 - fragile; 4 - extra fragile);</w:t>
      </w:r>
    </w:p>
    <w:p w14:paraId="19AE3701" w14:textId="77777777" w:rsidR="00987E15" w:rsidRDefault="00987E15">
      <w:pPr>
        <w:spacing w:line="107" w:lineRule="exact"/>
        <w:rPr>
          <w:rFonts w:ascii="Arial" w:eastAsia="Arial" w:hAnsi="Arial" w:cs="Arial"/>
        </w:rPr>
      </w:pPr>
    </w:p>
    <w:p w14:paraId="4B80E76C" w14:textId="77777777" w:rsidR="00987E15" w:rsidRDefault="0068775A">
      <w:pPr>
        <w:numPr>
          <w:ilvl w:val="0"/>
          <w:numId w:val="23"/>
        </w:numPr>
        <w:tabs>
          <w:tab w:val="left" w:pos="940"/>
        </w:tabs>
        <w:ind w:left="940" w:hanging="276"/>
        <w:rPr>
          <w:rFonts w:ascii="Arial" w:eastAsia="Arial" w:hAnsi="Arial" w:cs="Arial"/>
        </w:rPr>
      </w:pPr>
      <w:r>
        <w:rPr>
          <w:rFonts w:ascii="Arial" w:eastAsia="Arial" w:hAnsi="Arial" w:cs="Arial"/>
        </w:rPr>
        <w:t>its contagion progressive number;</w:t>
      </w:r>
    </w:p>
    <w:p w14:paraId="2B3AEDB5" w14:textId="77777777" w:rsidR="00987E15" w:rsidRDefault="00987E15">
      <w:pPr>
        <w:spacing w:line="107" w:lineRule="exact"/>
        <w:rPr>
          <w:rFonts w:ascii="Arial" w:eastAsia="Arial" w:hAnsi="Arial" w:cs="Arial"/>
        </w:rPr>
      </w:pPr>
    </w:p>
    <w:p w14:paraId="0EBDF992" w14:textId="77777777" w:rsidR="00987E15" w:rsidRDefault="0068775A">
      <w:pPr>
        <w:numPr>
          <w:ilvl w:val="0"/>
          <w:numId w:val="23"/>
        </w:numPr>
        <w:tabs>
          <w:tab w:val="left" w:pos="940"/>
        </w:tabs>
        <w:spacing w:line="276" w:lineRule="auto"/>
        <w:ind w:left="940" w:right="400" w:hanging="276"/>
        <w:rPr>
          <w:rFonts w:ascii="Arial" w:eastAsia="Arial" w:hAnsi="Arial" w:cs="Arial"/>
        </w:rPr>
      </w:pPr>
      <w:r>
        <w:rPr>
          <w:rFonts w:ascii="Arial" w:eastAsia="Arial" w:hAnsi="Arial" w:cs="Arial"/>
        </w:rPr>
        <w:t>the conventional color of the place where it is turning infected, following the NetLogo color swatches;</w:t>
      </w:r>
    </w:p>
    <w:p w14:paraId="291C0E16" w14:textId="77777777" w:rsidR="00987E15" w:rsidRDefault="00987E15">
      <w:pPr>
        <w:spacing w:line="49" w:lineRule="exact"/>
        <w:rPr>
          <w:rFonts w:ascii="Arial" w:eastAsia="Arial" w:hAnsi="Arial" w:cs="Arial"/>
        </w:rPr>
      </w:pPr>
    </w:p>
    <w:p w14:paraId="345536BD" w14:textId="77777777" w:rsidR="00987E15" w:rsidRDefault="0068775A">
      <w:pPr>
        <w:numPr>
          <w:ilvl w:val="0"/>
          <w:numId w:val="23"/>
        </w:numPr>
        <w:tabs>
          <w:tab w:val="left" w:pos="940"/>
        </w:tabs>
        <w:spacing w:line="276" w:lineRule="auto"/>
        <w:ind w:left="940" w:right="400" w:hanging="276"/>
        <w:rPr>
          <w:rFonts w:ascii="Arial" w:eastAsia="Arial" w:hAnsi="Arial" w:cs="Arial"/>
        </w:rPr>
      </w:pPr>
      <w:r>
        <w:rPr>
          <w:rFonts w:ascii="Arial" w:eastAsia="Arial" w:hAnsi="Arial" w:cs="Arial"/>
        </w:rPr>
        <w:t>the day (tick) of the contagion (for the initial cases, externally generated, this value is 0);</w:t>
      </w:r>
    </w:p>
    <w:p w14:paraId="4421B4D8" w14:textId="77777777" w:rsidR="00987E15" w:rsidRDefault="00987E15">
      <w:pPr>
        <w:spacing w:line="49" w:lineRule="exact"/>
        <w:rPr>
          <w:rFonts w:ascii="Arial" w:eastAsia="Arial" w:hAnsi="Arial" w:cs="Arial"/>
        </w:rPr>
      </w:pPr>
    </w:p>
    <w:p w14:paraId="5C23A78C" w14:textId="77777777" w:rsidR="00987E15" w:rsidRDefault="0068775A">
      <w:pPr>
        <w:numPr>
          <w:ilvl w:val="0"/>
          <w:numId w:val="23"/>
        </w:numPr>
        <w:tabs>
          <w:tab w:val="left" w:pos="940"/>
        </w:tabs>
        <w:spacing w:line="276" w:lineRule="auto"/>
        <w:ind w:left="940" w:right="400" w:hanging="276"/>
        <w:rPr>
          <w:rFonts w:ascii="Arial" w:eastAsia="Arial" w:hAnsi="Arial" w:cs="Arial"/>
        </w:rPr>
      </w:pPr>
      <w:r>
        <w:rPr>
          <w:rFonts w:ascii="Arial" w:eastAsia="Arial" w:hAnsi="Arial" w:cs="Arial"/>
        </w:rPr>
        <w:t>the starting infection day, i.e., the previous value plus the incubationPeriod (for the externally generated initial cases, the starting infection value is 0);</w:t>
      </w:r>
    </w:p>
    <w:p w14:paraId="5EDF80F8" w14:textId="77777777" w:rsidR="00987E15" w:rsidRDefault="00987E15">
      <w:pPr>
        <w:spacing w:line="49" w:lineRule="exact"/>
        <w:rPr>
          <w:rFonts w:ascii="Arial" w:eastAsia="Arial" w:hAnsi="Arial" w:cs="Arial"/>
        </w:rPr>
      </w:pPr>
    </w:p>
    <w:p w14:paraId="3F63A580" w14:textId="77777777" w:rsidR="00987E15" w:rsidRDefault="0068775A">
      <w:pPr>
        <w:numPr>
          <w:ilvl w:val="0"/>
          <w:numId w:val="23"/>
        </w:numPr>
        <w:tabs>
          <w:tab w:val="left" w:pos="940"/>
        </w:tabs>
        <w:spacing w:line="266" w:lineRule="auto"/>
        <w:ind w:left="940" w:right="400" w:hanging="276"/>
        <w:jc w:val="both"/>
        <w:rPr>
          <w:rFonts w:ascii="Arial" w:eastAsia="Arial" w:hAnsi="Arial" w:cs="Arial"/>
        </w:rPr>
      </w:pPr>
      <w:r>
        <w:rPr>
          <w:rFonts w:ascii="Arial" w:eastAsia="Arial" w:hAnsi="Arial" w:cs="Arial"/>
        </w:rPr>
        <w:t>the day of the conclusion of the infection, i.e., the previous value plus a value between the minInfectionDuration and the maxInfectionDuration settings; this period stops if the agent deceases, but we do not consider that possibility here;</w:t>
      </w:r>
    </w:p>
    <w:p w14:paraId="6CD0FF8E" w14:textId="77777777" w:rsidR="00987E15" w:rsidRDefault="00987E15">
      <w:pPr>
        <w:spacing w:line="61" w:lineRule="exact"/>
        <w:rPr>
          <w:rFonts w:ascii="Arial" w:eastAsia="Arial" w:hAnsi="Arial" w:cs="Arial"/>
        </w:rPr>
      </w:pPr>
    </w:p>
    <w:p w14:paraId="28E8E58C" w14:textId="77777777" w:rsidR="00987E15" w:rsidRDefault="0068775A">
      <w:pPr>
        <w:numPr>
          <w:ilvl w:val="0"/>
          <w:numId w:val="23"/>
        </w:numPr>
        <w:tabs>
          <w:tab w:val="left" w:pos="940"/>
        </w:tabs>
        <w:ind w:left="940" w:hanging="385"/>
        <w:rPr>
          <w:rFonts w:ascii="Arial" w:eastAsia="Arial" w:hAnsi="Arial" w:cs="Arial"/>
        </w:rPr>
      </w:pPr>
      <w:r>
        <w:rPr>
          <w:rFonts w:ascii="Arial" w:eastAsia="Arial" w:hAnsi="Arial" w:cs="Arial"/>
        </w:rPr>
        <w:t>the symptomatic (1) or asymptomatic (2) status.</w:t>
      </w:r>
    </w:p>
    <w:p w14:paraId="09BAE230" w14:textId="77777777" w:rsidR="00987E15" w:rsidRDefault="00987E15">
      <w:pPr>
        <w:spacing w:line="316" w:lineRule="exact"/>
        <w:rPr>
          <w:sz w:val="20"/>
          <w:szCs w:val="20"/>
        </w:rPr>
      </w:pPr>
    </w:p>
    <w:p w14:paraId="6183F2FF" w14:textId="77777777" w:rsidR="00987E15" w:rsidRDefault="0068775A">
      <w:pPr>
        <w:tabs>
          <w:tab w:val="left" w:pos="1040"/>
        </w:tabs>
        <w:ind w:left="400"/>
        <w:rPr>
          <w:sz w:val="20"/>
          <w:szCs w:val="20"/>
        </w:rPr>
      </w:pPr>
      <w:r>
        <w:rPr>
          <w:rFonts w:ascii="Arial" w:eastAsia="Arial" w:hAnsi="Arial" w:cs="Arial"/>
          <w:sz w:val="24"/>
          <w:szCs w:val="24"/>
        </w:rPr>
        <w:t>C.2</w:t>
      </w:r>
      <w:r>
        <w:rPr>
          <w:rFonts w:ascii="Arial" w:eastAsia="Arial" w:hAnsi="Arial" w:cs="Arial"/>
          <w:sz w:val="24"/>
          <w:szCs w:val="24"/>
        </w:rPr>
        <w:tab/>
        <w:t>The plot</w:t>
      </w:r>
    </w:p>
    <w:p w14:paraId="1E0E1D3F" w14:textId="77777777" w:rsidR="00987E15" w:rsidRDefault="00987E15">
      <w:pPr>
        <w:spacing w:line="105" w:lineRule="exact"/>
        <w:rPr>
          <w:sz w:val="20"/>
          <w:szCs w:val="20"/>
        </w:rPr>
      </w:pPr>
    </w:p>
    <w:p w14:paraId="1E84AFFD" w14:textId="77777777" w:rsidR="00987E15" w:rsidRDefault="0068775A">
      <w:pPr>
        <w:spacing w:line="198" w:lineRule="auto"/>
        <w:ind w:left="400" w:right="400"/>
        <w:rPr>
          <w:sz w:val="20"/>
          <w:szCs w:val="20"/>
        </w:rPr>
      </w:pPr>
      <w:r>
        <w:rPr>
          <w:rFonts w:ascii="Arial" w:eastAsia="Arial" w:hAnsi="Arial" w:cs="Arial"/>
        </w:rPr>
        <w:t>Into the plots, each agent is represented by a horizontal line, starting at x</w:t>
      </w:r>
      <w:r>
        <w:rPr>
          <w:rFonts w:ascii="Arial" w:eastAsia="Arial" w:hAnsi="Arial" w:cs="Arial"/>
          <w:sz w:val="31"/>
          <w:szCs w:val="31"/>
          <w:vertAlign w:val="subscript"/>
        </w:rPr>
        <w:t>1</w:t>
      </w:r>
      <w:r>
        <w:rPr>
          <w:rFonts w:ascii="Arial" w:eastAsia="Arial" w:hAnsi="Arial" w:cs="Arial"/>
        </w:rPr>
        <w:t xml:space="preserve"> (date of the contagion, value 7 above) and finishing at x</w:t>
      </w:r>
      <w:r>
        <w:rPr>
          <w:rFonts w:ascii="Arial" w:eastAsia="Arial" w:hAnsi="Arial" w:cs="Arial"/>
          <w:sz w:val="31"/>
          <w:szCs w:val="31"/>
          <w:vertAlign w:val="subscript"/>
        </w:rPr>
        <w:t>2</w:t>
      </w:r>
      <w:r>
        <w:rPr>
          <w:rFonts w:ascii="Arial" w:eastAsia="Arial" w:hAnsi="Arial" w:cs="Arial"/>
        </w:rPr>
        <w:t xml:space="preserve"> (time of recover, value 9 above).</w:t>
      </w:r>
    </w:p>
    <w:p w14:paraId="636035EE" w14:textId="77777777" w:rsidR="00987E15" w:rsidRDefault="0068775A">
      <w:pPr>
        <w:spacing w:line="257" w:lineRule="auto"/>
        <w:ind w:left="400" w:right="400" w:firstLine="339"/>
        <w:rPr>
          <w:sz w:val="20"/>
          <w:szCs w:val="20"/>
        </w:rPr>
      </w:pPr>
      <w:r>
        <w:rPr>
          <w:rFonts w:ascii="Arial" w:eastAsia="Arial" w:hAnsi="Arial" w:cs="Arial"/>
        </w:rPr>
        <w:t>The line is dotted in the incubation phase (until value 8 above), then solid for symp-tomatic cases or dashed for asymptomatic ones.</w:t>
      </w:r>
    </w:p>
    <w:p w14:paraId="7D01CE10" w14:textId="77777777" w:rsidR="00987E15" w:rsidRDefault="0068775A">
      <w:pPr>
        <w:spacing w:line="257" w:lineRule="auto"/>
        <w:ind w:left="400" w:right="400" w:firstLine="339"/>
        <w:rPr>
          <w:sz w:val="20"/>
          <w:szCs w:val="20"/>
        </w:rPr>
      </w:pPr>
      <w:r>
        <w:rPr>
          <w:rFonts w:ascii="Arial" w:eastAsia="Arial" w:hAnsi="Arial" w:cs="Arial"/>
        </w:rPr>
        <w:t>The line color is set by value 6 above. The line thickness is set by the value 4 above, with the scale: 1 robust, 2 regular, 3 fragile, 4 extra-fragile.</w:t>
      </w:r>
    </w:p>
    <w:p w14:paraId="494B3D83" w14:textId="77777777" w:rsidR="00987E15" w:rsidRDefault="0068775A">
      <w:pPr>
        <w:ind w:left="740"/>
        <w:rPr>
          <w:sz w:val="20"/>
          <w:szCs w:val="20"/>
        </w:rPr>
      </w:pPr>
      <w:r>
        <w:rPr>
          <w:rFonts w:ascii="Arial" w:eastAsia="Arial" w:hAnsi="Arial" w:cs="Arial"/>
        </w:rPr>
        <w:t>The position on y-axes is that of value 5 above.</w:t>
      </w:r>
    </w:p>
    <w:p w14:paraId="6683B49D" w14:textId="77777777" w:rsidR="00987E15" w:rsidRDefault="00987E15">
      <w:pPr>
        <w:spacing w:line="18" w:lineRule="exact"/>
        <w:rPr>
          <w:sz w:val="20"/>
          <w:szCs w:val="20"/>
        </w:rPr>
      </w:pPr>
    </w:p>
    <w:p w14:paraId="65B4C5B2" w14:textId="77777777" w:rsidR="00987E15" w:rsidRDefault="0068775A">
      <w:pPr>
        <w:spacing w:line="276" w:lineRule="auto"/>
        <w:ind w:left="400" w:right="400" w:firstLine="339"/>
        <w:rPr>
          <w:sz w:val="20"/>
          <w:szCs w:val="20"/>
        </w:rPr>
      </w:pPr>
      <w:r>
        <w:rPr>
          <w:rFonts w:ascii="Arial" w:eastAsia="Arial" w:hAnsi="Arial" w:cs="Arial"/>
        </w:rPr>
        <w:t>Using data 1, 2, 5 and 7, we plot a vertical line with: the contagion date as x position (value 7 above); the y1 position identifying the agent transmitting the contagion (value 1</w:t>
      </w:r>
    </w:p>
    <w:p w14:paraId="6311359F" w14:textId="77777777" w:rsidR="00987E15" w:rsidRDefault="00987E15">
      <w:pPr>
        <w:sectPr w:rsidR="00987E15">
          <w:pgSz w:w="12240" w:h="15840"/>
          <w:pgMar w:top="1147" w:right="1440" w:bottom="1440" w:left="1440" w:header="0" w:footer="0" w:gutter="0"/>
          <w:cols w:space="720" w:equalWidth="0">
            <w:col w:w="9360"/>
          </w:cols>
        </w:sectPr>
      </w:pPr>
    </w:p>
    <w:p w14:paraId="26430D8C" w14:textId="77777777" w:rsidR="00987E15" w:rsidRDefault="00987E15">
      <w:pPr>
        <w:spacing w:line="200" w:lineRule="exact"/>
        <w:rPr>
          <w:sz w:val="20"/>
          <w:szCs w:val="20"/>
        </w:rPr>
      </w:pPr>
    </w:p>
    <w:p w14:paraId="756B8634" w14:textId="77777777" w:rsidR="00987E15" w:rsidRDefault="00987E15">
      <w:pPr>
        <w:spacing w:line="302" w:lineRule="exact"/>
        <w:rPr>
          <w:sz w:val="20"/>
          <w:szCs w:val="20"/>
        </w:rPr>
      </w:pPr>
    </w:p>
    <w:p w14:paraId="39086AA2" w14:textId="77777777" w:rsidR="00987E15" w:rsidRDefault="0068775A">
      <w:pPr>
        <w:jc w:val="center"/>
        <w:rPr>
          <w:sz w:val="20"/>
          <w:szCs w:val="20"/>
        </w:rPr>
      </w:pPr>
      <w:r>
        <w:rPr>
          <w:rFonts w:ascii="Arial" w:eastAsia="Arial" w:hAnsi="Arial" w:cs="Arial"/>
          <w:sz w:val="17"/>
          <w:szCs w:val="17"/>
        </w:rPr>
        <w:t>32</w:t>
      </w:r>
    </w:p>
    <w:p w14:paraId="12EF9881" w14:textId="77777777" w:rsidR="00987E15" w:rsidRDefault="00987E15">
      <w:pPr>
        <w:sectPr w:rsidR="00987E15">
          <w:type w:val="continuous"/>
          <w:pgSz w:w="12240" w:h="15840"/>
          <w:pgMar w:top="1147" w:right="1440" w:bottom="1440" w:left="1440" w:header="0" w:footer="0" w:gutter="0"/>
          <w:cols w:space="720" w:equalWidth="0">
            <w:col w:w="9360"/>
          </w:cols>
        </w:sectPr>
      </w:pPr>
    </w:p>
    <w:p w14:paraId="0CBA4390" w14:textId="77777777" w:rsidR="00987E15" w:rsidRDefault="0068775A">
      <w:pPr>
        <w:jc w:val="center"/>
        <w:rPr>
          <w:sz w:val="20"/>
          <w:szCs w:val="20"/>
        </w:rPr>
      </w:pPr>
      <w:bookmarkStart w:id="126" w:name="page33"/>
      <w:bookmarkEnd w:id="126"/>
      <w:r>
        <w:rPr>
          <w:rFonts w:ascii="Arial" w:eastAsia="Arial" w:hAnsi="Arial" w:cs="Arial"/>
        </w:rPr>
        <w:t>Work in progress &amp; draft: Comments and Corrections Welcome!</w:t>
      </w:r>
    </w:p>
    <w:p w14:paraId="60BEB5B7"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14:anchorId="5F6C0833" wp14:editId="4E836C5C">
                <wp:simplePos x="0" y="0"/>
                <wp:positionH relativeFrom="column">
                  <wp:posOffset>251460</wp:posOffset>
                </wp:positionH>
                <wp:positionV relativeFrom="paragraph">
                  <wp:posOffset>23495</wp:posOffset>
                </wp:positionV>
                <wp:extent cx="544004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64FDEB" id="Shape 75"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" o:allowincell="f" filled="t" strokeweight=".14039mm">
                <v:stroke joinstyle="miter"/>
                <o:lock v:ext="edit" shapetype="f"/>
              </v:line>
            </w:pict>
          </mc:Fallback>
        </mc:AlternateContent>
      </w:r>
    </w:p>
    <w:p w14:paraId="0F4E157C" w14:textId="77777777" w:rsidR="00987E15" w:rsidRDefault="00987E15">
      <w:pPr>
        <w:spacing w:line="200" w:lineRule="exact"/>
        <w:rPr>
          <w:sz w:val="20"/>
          <w:szCs w:val="20"/>
        </w:rPr>
      </w:pPr>
    </w:p>
    <w:p w14:paraId="419AEE05" w14:textId="77777777" w:rsidR="00987E15" w:rsidRDefault="00987E15">
      <w:pPr>
        <w:spacing w:line="326" w:lineRule="exact"/>
        <w:rPr>
          <w:sz w:val="20"/>
          <w:szCs w:val="20"/>
        </w:rPr>
      </w:pPr>
    </w:p>
    <w:p w14:paraId="6FAA0397" w14:textId="77777777" w:rsidR="00987E15" w:rsidRDefault="0068775A">
      <w:pPr>
        <w:ind w:left="400"/>
        <w:rPr>
          <w:sz w:val="20"/>
          <w:szCs w:val="20"/>
        </w:rPr>
      </w:pPr>
      <w:r>
        <w:rPr>
          <w:rFonts w:ascii="Arial" w:eastAsia="Arial" w:hAnsi="Arial" w:cs="Arial"/>
          <w:sz w:val="21"/>
          <w:szCs w:val="21"/>
        </w:rPr>
        <w:t>above) and the y2 position identifying the agent receiving the contagion (value 5 above).</w:t>
      </w:r>
    </w:p>
    <w:p w14:paraId="6858A686" w14:textId="77777777" w:rsidR="00987E15" w:rsidRDefault="00987E15">
      <w:pPr>
        <w:spacing w:line="29" w:lineRule="exact"/>
        <w:rPr>
          <w:sz w:val="20"/>
          <w:szCs w:val="20"/>
        </w:rPr>
      </w:pPr>
    </w:p>
    <w:p w14:paraId="2BF94776" w14:textId="77777777" w:rsidR="00987E15" w:rsidRDefault="0068775A">
      <w:pPr>
        <w:ind w:left="400"/>
        <w:rPr>
          <w:sz w:val="20"/>
          <w:szCs w:val="20"/>
        </w:rPr>
      </w:pPr>
      <w:r>
        <w:rPr>
          <w:rFonts w:ascii="Arial" w:eastAsia="Arial" w:hAnsi="Arial" w:cs="Arial"/>
        </w:rPr>
        <w:t>The color is that of the transmitting agent.</w:t>
      </w:r>
    </w:p>
    <w:p w14:paraId="1537391C" w14:textId="77777777" w:rsidR="00987E15" w:rsidRDefault="00987E15">
      <w:pPr>
        <w:spacing w:line="305" w:lineRule="exact"/>
        <w:rPr>
          <w:sz w:val="20"/>
          <w:szCs w:val="20"/>
        </w:rPr>
      </w:pPr>
    </w:p>
    <w:p w14:paraId="0296A657" w14:textId="77777777" w:rsidR="00987E15" w:rsidRDefault="0068775A">
      <w:pPr>
        <w:tabs>
          <w:tab w:val="left" w:pos="1040"/>
        </w:tabs>
        <w:ind w:left="400"/>
        <w:rPr>
          <w:sz w:val="20"/>
          <w:szCs w:val="20"/>
        </w:rPr>
      </w:pPr>
      <w:r>
        <w:rPr>
          <w:rFonts w:ascii="Arial" w:eastAsia="Arial" w:hAnsi="Arial" w:cs="Arial"/>
          <w:sz w:val="24"/>
          <w:szCs w:val="24"/>
        </w:rPr>
        <w:t>C.3</w:t>
      </w:r>
      <w:r>
        <w:rPr>
          <w:rFonts w:ascii="Arial" w:eastAsia="Arial" w:hAnsi="Arial" w:cs="Arial"/>
          <w:sz w:val="24"/>
          <w:szCs w:val="24"/>
        </w:rPr>
        <w:tab/>
        <w:t>The colors</w:t>
      </w:r>
    </w:p>
    <w:p w14:paraId="68780FCD" w14:textId="77777777" w:rsidR="00987E15" w:rsidRDefault="00987E15">
      <w:pPr>
        <w:spacing w:line="151" w:lineRule="exact"/>
        <w:rPr>
          <w:sz w:val="20"/>
          <w:szCs w:val="20"/>
        </w:rPr>
      </w:pPr>
    </w:p>
    <w:p w14:paraId="61030E27"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black = contagion by an external unidentified agent;</w:t>
      </w:r>
    </w:p>
    <w:p w14:paraId="4D42E77A" w14:textId="77777777" w:rsidR="00987E15" w:rsidRDefault="00987E15">
      <w:pPr>
        <w:spacing w:line="95" w:lineRule="exact"/>
        <w:rPr>
          <w:rFonts w:ascii="Arial" w:eastAsia="Arial" w:hAnsi="Arial" w:cs="Arial"/>
        </w:rPr>
      </w:pPr>
    </w:p>
    <w:p w14:paraId="1AB71016"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gray = contagion in an empty or open space;</w:t>
      </w:r>
    </w:p>
    <w:p w14:paraId="7BF0CA85" w14:textId="77777777" w:rsidR="00987E15" w:rsidRDefault="00987E15">
      <w:pPr>
        <w:spacing w:line="95" w:lineRule="exact"/>
        <w:rPr>
          <w:rFonts w:ascii="Arial" w:eastAsia="Arial" w:hAnsi="Arial" w:cs="Arial"/>
        </w:rPr>
      </w:pPr>
    </w:p>
    <w:p w14:paraId="5F9648CD"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orange = contagion in a nursing home;</w:t>
      </w:r>
    </w:p>
    <w:p w14:paraId="2373BD50" w14:textId="77777777" w:rsidR="00987E15" w:rsidRDefault="00987E15">
      <w:pPr>
        <w:spacing w:line="95" w:lineRule="exact"/>
        <w:rPr>
          <w:rFonts w:ascii="Arial" w:eastAsia="Arial" w:hAnsi="Arial" w:cs="Arial"/>
        </w:rPr>
      </w:pPr>
    </w:p>
    <w:p w14:paraId="2A325B90"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brown = contagion in a factory/oﬃce/shop;</w:t>
      </w:r>
    </w:p>
    <w:p w14:paraId="68EF7150" w14:textId="77777777" w:rsidR="00987E15" w:rsidRDefault="00987E15">
      <w:pPr>
        <w:spacing w:line="95" w:lineRule="exact"/>
        <w:rPr>
          <w:rFonts w:ascii="Arial" w:eastAsia="Arial" w:hAnsi="Arial" w:cs="Arial"/>
        </w:rPr>
      </w:pPr>
    </w:p>
    <w:p w14:paraId="44DAE746"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yellow = contagion in a school;</w:t>
      </w:r>
    </w:p>
    <w:p w14:paraId="1CE740C6" w14:textId="77777777" w:rsidR="00987E15" w:rsidRDefault="00987E15">
      <w:pPr>
        <w:spacing w:line="95" w:lineRule="exact"/>
        <w:rPr>
          <w:rFonts w:ascii="Arial" w:eastAsia="Arial" w:hAnsi="Arial" w:cs="Arial"/>
        </w:rPr>
      </w:pPr>
    </w:p>
    <w:p w14:paraId="6EACA552"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cyan = contagion at home;</w:t>
      </w:r>
    </w:p>
    <w:p w14:paraId="704F403C" w14:textId="77777777" w:rsidR="00987E15" w:rsidRDefault="00987E15">
      <w:pPr>
        <w:spacing w:line="95" w:lineRule="exact"/>
        <w:rPr>
          <w:rFonts w:ascii="Arial" w:eastAsia="Arial" w:hAnsi="Arial" w:cs="Arial"/>
        </w:rPr>
      </w:pPr>
    </w:p>
    <w:p w14:paraId="2B602AF8" w14:textId="77777777" w:rsidR="00987E15" w:rsidRDefault="0068775A">
      <w:pPr>
        <w:numPr>
          <w:ilvl w:val="0"/>
          <w:numId w:val="24"/>
        </w:numPr>
        <w:tabs>
          <w:tab w:val="left" w:pos="940"/>
        </w:tabs>
        <w:ind w:left="940" w:hanging="216"/>
        <w:rPr>
          <w:rFonts w:ascii="Arial" w:eastAsia="Arial" w:hAnsi="Arial" w:cs="Arial"/>
        </w:rPr>
      </w:pPr>
      <w:r>
        <w:rPr>
          <w:rFonts w:ascii="Arial" w:eastAsia="Arial" w:hAnsi="Arial" w:cs="Arial"/>
        </w:rPr>
        <w:t>pink = contagion in a hospital.</w:t>
      </w:r>
    </w:p>
    <w:p w14:paraId="235D3899" w14:textId="77777777" w:rsidR="00987E15" w:rsidRDefault="00987E15">
      <w:pPr>
        <w:spacing w:line="367" w:lineRule="exact"/>
        <w:rPr>
          <w:sz w:val="20"/>
          <w:szCs w:val="20"/>
        </w:rPr>
      </w:pPr>
    </w:p>
    <w:p w14:paraId="4A510A84" w14:textId="77777777" w:rsidR="00987E15" w:rsidRDefault="0068775A">
      <w:pPr>
        <w:numPr>
          <w:ilvl w:val="0"/>
          <w:numId w:val="25"/>
        </w:numPr>
        <w:tabs>
          <w:tab w:val="left" w:pos="960"/>
        </w:tabs>
        <w:ind w:left="960" w:hanging="564"/>
        <w:rPr>
          <w:rFonts w:ascii="Arial" w:eastAsia="Arial" w:hAnsi="Arial" w:cs="Arial"/>
          <w:sz w:val="29"/>
          <w:szCs w:val="29"/>
        </w:rPr>
      </w:pPr>
      <w:r>
        <w:rPr>
          <w:rFonts w:ascii="Arial" w:eastAsia="Arial" w:hAnsi="Arial" w:cs="Arial"/>
          <w:sz w:val="29"/>
          <w:szCs w:val="29"/>
        </w:rPr>
        <w:t>Appendix: The calendar</w:t>
      </w:r>
    </w:p>
    <w:p w14:paraId="220D47FE" w14:textId="77777777" w:rsidR="00987E15" w:rsidRDefault="00987E15">
      <w:pPr>
        <w:spacing w:line="188" w:lineRule="exact"/>
        <w:rPr>
          <w:rFonts w:ascii="Arial" w:eastAsia="Arial" w:hAnsi="Arial" w:cs="Arial"/>
          <w:sz w:val="29"/>
          <w:szCs w:val="29"/>
        </w:rPr>
      </w:pPr>
    </w:p>
    <w:p w14:paraId="728F8D2C"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1: conventionally, in the model the epidemic starts on Feb 3</w:t>
      </w:r>
      <w:r>
        <w:rPr>
          <w:rFonts w:ascii="Arial" w:eastAsia="Arial" w:hAnsi="Arial" w:cs="Arial"/>
          <w:sz w:val="15"/>
          <w:szCs w:val="15"/>
        </w:rPr>
        <w:t>rd</w:t>
      </w:r>
      <w:r>
        <w:rPr>
          <w:rFonts w:ascii="Arial" w:eastAsia="Arial" w:hAnsi="Arial" w:cs="Arial"/>
        </w:rPr>
        <w:t>, 2020.</w:t>
      </w:r>
    </w:p>
    <w:p w14:paraId="0827D024" w14:textId="77777777" w:rsidR="00987E15" w:rsidRDefault="00987E15">
      <w:pPr>
        <w:spacing w:line="117" w:lineRule="exact"/>
        <w:rPr>
          <w:rFonts w:ascii="Arial" w:eastAsia="Arial" w:hAnsi="Arial" w:cs="Arial"/>
        </w:rPr>
      </w:pPr>
    </w:p>
    <w:p w14:paraId="7A68B1FE"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17: due to carnival holidays, schools close.</w:t>
      </w:r>
    </w:p>
    <w:p w14:paraId="1D8150F7" w14:textId="77777777" w:rsidR="00987E15" w:rsidRDefault="00987E15">
      <w:pPr>
        <w:spacing w:line="95" w:lineRule="exact"/>
        <w:rPr>
          <w:rFonts w:ascii="Arial" w:eastAsia="Arial" w:hAnsi="Arial" w:cs="Arial"/>
        </w:rPr>
      </w:pPr>
    </w:p>
    <w:p w14:paraId="050BD898"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20: Piedmont Region first warning, with the prohibition of crowd gatherings.</w:t>
      </w:r>
    </w:p>
    <w:p w14:paraId="3280EFEC" w14:textId="77777777" w:rsidR="00987E15" w:rsidRDefault="00987E15">
      <w:pPr>
        <w:spacing w:line="95" w:lineRule="exact"/>
        <w:rPr>
          <w:rFonts w:ascii="Arial" w:eastAsia="Arial" w:hAnsi="Arial" w:cs="Arial"/>
        </w:rPr>
      </w:pPr>
    </w:p>
    <w:p w14:paraId="17810D20"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35: limitation of movement outside local areas.</w:t>
      </w:r>
    </w:p>
    <w:p w14:paraId="4CE136AD" w14:textId="77777777" w:rsidR="00987E15" w:rsidRDefault="00987E15">
      <w:pPr>
        <w:spacing w:line="74" w:lineRule="exact"/>
        <w:rPr>
          <w:rFonts w:ascii="Arial" w:eastAsia="Arial" w:hAnsi="Arial" w:cs="Arial"/>
        </w:rPr>
      </w:pPr>
    </w:p>
    <w:p w14:paraId="76FB7192"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38: full lockdown on March 11</w:t>
      </w:r>
      <w:r>
        <w:rPr>
          <w:rFonts w:ascii="Arial" w:eastAsia="Arial" w:hAnsi="Arial" w:cs="Arial"/>
          <w:sz w:val="15"/>
          <w:szCs w:val="15"/>
        </w:rPr>
        <w:t>th</w:t>
      </w:r>
      <w:r>
        <w:rPr>
          <w:rFonts w:ascii="Arial" w:eastAsia="Arial" w:hAnsi="Arial" w:cs="Arial"/>
        </w:rPr>
        <w:t>.</w:t>
      </w:r>
    </w:p>
    <w:p w14:paraId="2740EF5E" w14:textId="77777777" w:rsidR="00987E15" w:rsidRDefault="00987E15">
      <w:pPr>
        <w:spacing w:line="117" w:lineRule="exact"/>
        <w:rPr>
          <w:rFonts w:ascii="Arial" w:eastAsia="Arial" w:hAnsi="Arial" w:cs="Arial"/>
        </w:rPr>
      </w:pPr>
    </w:p>
    <w:p w14:paraId="012BB069"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49: almost total blockage of non-essential production activities.</w:t>
      </w:r>
    </w:p>
    <w:p w14:paraId="041B55A9" w14:textId="77777777" w:rsidR="00987E15" w:rsidRDefault="00987E15">
      <w:pPr>
        <w:spacing w:line="95" w:lineRule="exact"/>
        <w:rPr>
          <w:rFonts w:ascii="Arial" w:eastAsia="Arial" w:hAnsi="Arial" w:cs="Arial"/>
        </w:rPr>
      </w:pPr>
    </w:p>
    <w:p w14:paraId="27B1D9A3"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84: reduction of the limitations.</w:t>
      </w:r>
    </w:p>
    <w:p w14:paraId="6CF70BC0" w14:textId="77777777" w:rsidR="00987E15" w:rsidRDefault="00987E15">
      <w:pPr>
        <w:spacing w:line="95" w:lineRule="exact"/>
        <w:rPr>
          <w:rFonts w:ascii="Arial" w:eastAsia="Arial" w:hAnsi="Arial" w:cs="Arial"/>
        </w:rPr>
      </w:pPr>
    </w:p>
    <w:p w14:paraId="5C8AB4E1" w14:textId="77777777" w:rsidR="00987E15" w:rsidRDefault="0068775A">
      <w:pPr>
        <w:numPr>
          <w:ilvl w:val="1"/>
          <w:numId w:val="25"/>
        </w:numPr>
        <w:tabs>
          <w:tab w:val="left" w:pos="940"/>
        </w:tabs>
        <w:ind w:left="940" w:hanging="216"/>
        <w:rPr>
          <w:rFonts w:ascii="Arial" w:eastAsia="Arial" w:hAnsi="Arial" w:cs="Arial"/>
        </w:rPr>
      </w:pPr>
      <w:r>
        <w:rPr>
          <w:rFonts w:ascii="Arial" w:eastAsia="Arial" w:hAnsi="Arial" w:cs="Arial"/>
        </w:rPr>
        <w:t>Day 106: elimination of a large part of the restrictions; schools always inactive.</w:t>
      </w:r>
    </w:p>
    <w:p w14:paraId="504A022A" w14:textId="77777777" w:rsidR="00987E15" w:rsidRDefault="00987E15">
      <w:pPr>
        <w:spacing w:line="367" w:lineRule="exact"/>
        <w:rPr>
          <w:sz w:val="20"/>
          <w:szCs w:val="20"/>
        </w:rPr>
      </w:pPr>
    </w:p>
    <w:p w14:paraId="4241EAB6" w14:textId="77777777" w:rsidR="00987E15" w:rsidRDefault="0068775A">
      <w:pPr>
        <w:ind w:left="400"/>
        <w:rPr>
          <w:sz w:val="20"/>
          <w:szCs w:val="20"/>
        </w:rPr>
      </w:pPr>
      <w:r>
        <w:rPr>
          <w:rFonts w:ascii="Arial" w:eastAsia="Arial" w:hAnsi="Arial" w:cs="Arial"/>
          <w:sz w:val="29"/>
          <w:szCs w:val="29"/>
        </w:rPr>
        <w:t>References</w:t>
      </w:r>
    </w:p>
    <w:p w14:paraId="75D61FB5" w14:textId="77777777" w:rsidR="00987E15" w:rsidRDefault="00987E15">
      <w:pPr>
        <w:spacing w:line="210" w:lineRule="exact"/>
        <w:rPr>
          <w:sz w:val="20"/>
          <w:szCs w:val="20"/>
        </w:rPr>
      </w:pPr>
    </w:p>
    <w:p w14:paraId="328B498F" w14:textId="77777777" w:rsidR="00987E15" w:rsidRDefault="0068775A">
      <w:pPr>
        <w:spacing w:line="301" w:lineRule="auto"/>
        <w:ind w:left="620" w:right="400" w:hanging="217"/>
        <w:jc w:val="both"/>
        <w:rPr>
          <w:sz w:val="20"/>
          <w:szCs w:val="20"/>
        </w:rPr>
      </w:pPr>
      <w:r>
        <w:rPr>
          <w:rFonts w:ascii="Arial" w:eastAsia="Arial" w:hAnsi="Arial" w:cs="Arial"/>
          <w:sz w:val="21"/>
          <w:szCs w:val="21"/>
        </w:rPr>
        <w:t>Axtell, R. (2000). Why agents? On the varied motivations for agent computing in the social sciences. Tech. rep., Center on Social and Economic Dynamics Brookings Institution.</w:t>
      </w:r>
    </w:p>
    <w:p w14:paraId="2491AE85" w14:textId="77777777" w:rsidR="00987E15" w:rsidRDefault="00987E15">
      <w:pPr>
        <w:spacing w:line="92" w:lineRule="exact"/>
        <w:rPr>
          <w:sz w:val="20"/>
          <w:szCs w:val="20"/>
        </w:rPr>
      </w:pPr>
    </w:p>
    <w:p w14:paraId="03E0E74E" w14:textId="77777777" w:rsidR="00987E15" w:rsidRDefault="0068775A">
      <w:pPr>
        <w:spacing w:line="269" w:lineRule="auto"/>
        <w:ind w:left="620" w:right="400" w:hanging="217"/>
        <w:jc w:val="both"/>
        <w:rPr>
          <w:sz w:val="20"/>
          <w:szCs w:val="20"/>
        </w:rPr>
      </w:pPr>
      <w:r>
        <w:rPr>
          <w:rFonts w:ascii="Arial" w:eastAsia="Arial" w:hAnsi="Arial" w:cs="Arial"/>
          <w:sz w:val="21"/>
          <w:szCs w:val="21"/>
        </w:rPr>
        <w:t>Bellomo, N., Bingham, R., Chaplain, M. A. J., Dosi, G., Forni, G., Knopoﬀ, D. A., Lowen-grub, J., Twarock, R. and Virgillito, M. E. (2020). A multiscale model of virus pandemic: Heterogeneous interactive entities in a globally connected world. In «Mathematical Mod-els and Methods in Applied Sciences», vol. 30(08), pp. 1591-1651.</w:t>
      </w:r>
    </w:p>
    <w:p w14:paraId="66165DA5" w14:textId="77777777" w:rsidR="00987E15" w:rsidRDefault="00987E15">
      <w:pPr>
        <w:spacing w:line="1" w:lineRule="exact"/>
        <w:rPr>
          <w:sz w:val="20"/>
          <w:szCs w:val="20"/>
        </w:rPr>
      </w:pPr>
    </w:p>
    <w:p w14:paraId="031379A2" w14:textId="77777777" w:rsidR="00987E15" w:rsidRDefault="0068775A">
      <w:pPr>
        <w:ind w:left="620"/>
        <w:rPr>
          <w:rFonts w:ascii="Arial" w:eastAsia="Arial" w:hAnsi="Arial" w:cs="Arial"/>
        </w:rPr>
      </w:pPr>
      <w:r>
        <w:rPr>
          <w:rFonts w:ascii="Arial" w:eastAsia="Arial" w:hAnsi="Arial" w:cs="Arial"/>
        </w:rPr>
        <w:t xml:space="preserve">URL </w:t>
      </w:r>
      <w:hyperlink r:id="rId47">
        <w:r>
          <w:rPr>
            <w:rFonts w:ascii="Arial" w:eastAsia="Arial" w:hAnsi="Arial" w:cs="Arial"/>
          </w:rPr>
          <w:t>https://doi.org/10.1142/S0218202520500323</w:t>
        </w:r>
      </w:hyperlink>
    </w:p>
    <w:p w14:paraId="1D2DE48A" w14:textId="77777777" w:rsidR="00987E15" w:rsidRDefault="00987E15">
      <w:pPr>
        <w:spacing w:line="174" w:lineRule="exact"/>
        <w:rPr>
          <w:sz w:val="20"/>
          <w:szCs w:val="20"/>
        </w:rPr>
      </w:pPr>
    </w:p>
    <w:p w14:paraId="04A54DD1" w14:textId="77777777" w:rsidR="00987E15" w:rsidRDefault="0068775A">
      <w:pPr>
        <w:spacing w:line="257" w:lineRule="auto"/>
        <w:ind w:left="620" w:right="400" w:hanging="217"/>
        <w:jc w:val="both"/>
        <w:rPr>
          <w:sz w:val="20"/>
          <w:szCs w:val="20"/>
        </w:rPr>
      </w:pPr>
      <w:r>
        <w:rPr>
          <w:rFonts w:ascii="Arial" w:eastAsia="Arial" w:hAnsi="Arial" w:cs="Arial"/>
        </w:rPr>
        <w:t>Epstein, J. (2008). Why model? . In «Journal of Artificial Societies and Social Simulation», vol. 11(4), p. 12.</w:t>
      </w:r>
    </w:p>
    <w:p w14:paraId="54A70093" w14:textId="77777777" w:rsidR="00987E15" w:rsidRDefault="0068775A">
      <w:pPr>
        <w:ind w:left="620"/>
        <w:rPr>
          <w:rFonts w:ascii="Arial" w:eastAsia="Arial" w:hAnsi="Arial" w:cs="Arial"/>
        </w:rPr>
      </w:pPr>
      <w:r>
        <w:rPr>
          <w:rFonts w:ascii="Arial" w:eastAsia="Arial" w:hAnsi="Arial" w:cs="Arial"/>
        </w:rPr>
        <w:t xml:space="preserve">URL </w:t>
      </w:r>
      <w:hyperlink r:id="rId48">
        <w:r>
          <w:rPr>
            <w:rFonts w:ascii="Arial" w:eastAsia="Arial" w:hAnsi="Arial" w:cs="Arial"/>
          </w:rPr>
          <w:t>http://jasss.soc.surrey.ac.uk/11/4/12.html</w:t>
        </w:r>
      </w:hyperlink>
    </w:p>
    <w:p w14:paraId="25CDE357" w14:textId="77777777" w:rsidR="00987E15" w:rsidRDefault="00987E15">
      <w:pPr>
        <w:sectPr w:rsidR="00987E15">
          <w:pgSz w:w="12240" w:h="15840"/>
          <w:pgMar w:top="1147" w:right="1440" w:bottom="1440" w:left="1440" w:header="0" w:footer="0" w:gutter="0"/>
          <w:cols w:space="720" w:equalWidth="0">
            <w:col w:w="9360"/>
          </w:cols>
        </w:sectPr>
      </w:pPr>
    </w:p>
    <w:p w14:paraId="66975592" w14:textId="77777777" w:rsidR="00987E15" w:rsidRDefault="00987E15">
      <w:pPr>
        <w:spacing w:line="345" w:lineRule="exact"/>
        <w:rPr>
          <w:sz w:val="20"/>
          <w:szCs w:val="20"/>
        </w:rPr>
      </w:pPr>
    </w:p>
    <w:p w14:paraId="56BAC17E" w14:textId="77777777" w:rsidR="00987E15" w:rsidRDefault="0068775A">
      <w:pPr>
        <w:jc w:val="center"/>
        <w:rPr>
          <w:sz w:val="20"/>
          <w:szCs w:val="20"/>
        </w:rPr>
      </w:pPr>
      <w:r>
        <w:rPr>
          <w:rFonts w:ascii="Arial" w:eastAsia="Arial" w:hAnsi="Arial" w:cs="Arial"/>
          <w:sz w:val="17"/>
          <w:szCs w:val="17"/>
        </w:rPr>
        <w:t>33</w:t>
      </w:r>
    </w:p>
    <w:p w14:paraId="559DD77D" w14:textId="77777777" w:rsidR="00987E15" w:rsidRDefault="00987E15">
      <w:pPr>
        <w:sectPr w:rsidR="00987E15">
          <w:type w:val="continuous"/>
          <w:pgSz w:w="12240" w:h="15840"/>
          <w:pgMar w:top="1147" w:right="1440" w:bottom="1440" w:left="1440" w:header="0" w:footer="0" w:gutter="0"/>
          <w:cols w:space="720" w:equalWidth="0">
            <w:col w:w="9360"/>
          </w:cols>
        </w:sectPr>
      </w:pPr>
    </w:p>
    <w:p w14:paraId="2360B2A6" w14:textId="77777777" w:rsidR="00987E15" w:rsidRDefault="0068775A">
      <w:pPr>
        <w:jc w:val="center"/>
        <w:rPr>
          <w:sz w:val="20"/>
          <w:szCs w:val="20"/>
        </w:rPr>
      </w:pPr>
      <w:bookmarkStart w:id="127" w:name="page34"/>
      <w:bookmarkEnd w:id="127"/>
      <w:r>
        <w:rPr>
          <w:rFonts w:ascii="Arial" w:eastAsia="Arial" w:hAnsi="Arial" w:cs="Arial"/>
        </w:rPr>
        <w:t>Work in progress &amp; draft: Comments and Corrections Welcome!</w:t>
      </w:r>
    </w:p>
    <w:p w14:paraId="4FB254C8" w14:textId="77777777" w:rsidR="00987E15" w:rsidRDefault="0068775A">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14:anchorId="22E0EB7A" wp14:editId="29B669EF">
                <wp:simplePos x="0" y="0"/>
                <wp:positionH relativeFrom="column">
                  <wp:posOffset>251460</wp:posOffset>
                </wp:positionH>
                <wp:positionV relativeFrom="paragraph">
                  <wp:posOffset>23495</wp:posOffset>
                </wp:positionV>
                <wp:extent cx="544004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56DACA" id="Shape 76"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19.8pt,1.85pt" to="44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" o:allowincell="f" filled="t" strokeweight=".14039mm">
                <v:stroke joinstyle="miter"/>
                <o:lock v:ext="edit" shapetype="f"/>
              </v:line>
            </w:pict>
          </mc:Fallback>
        </mc:AlternateContent>
      </w:r>
    </w:p>
    <w:p w14:paraId="076B6BA1" w14:textId="77777777" w:rsidR="00987E15" w:rsidRDefault="00987E15">
      <w:pPr>
        <w:spacing w:line="200" w:lineRule="exact"/>
        <w:rPr>
          <w:sz w:val="20"/>
          <w:szCs w:val="20"/>
        </w:rPr>
      </w:pPr>
    </w:p>
    <w:p w14:paraId="3F0CB357" w14:textId="77777777" w:rsidR="00987E15" w:rsidRDefault="00987E15">
      <w:pPr>
        <w:spacing w:line="326" w:lineRule="exact"/>
        <w:rPr>
          <w:sz w:val="20"/>
          <w:szCs w:val="20"/>
        </w:rPr>
      </w:pPr>
    </w:p>
    <w:p w14:paraId="6548DEC1" w14:textId="77777777" w:rsidR="00987E15" w:rsidRDefault="0068775A">
      <w:pPr>
        <w:ind w:left="400"/>
        <w:rPr>
          <w:sz w:val="20"/>
          <w:szCs w:val="20"/>
        </w:rPr>
      </w:pPr>
      <w:r>
        <w:rPr>
          <w:rFonts w:ascii="Arial" w:eastAsia="Arial" w:hAnsi="Arial" w:cs="Arial"/>
          <w:sz w:val="21"/>
          <w:szCs w:val="21"/>
        </w:rPr>
        <w:t>Miles, D., Stedman, M. and Heald, A. H. (2020). “Stay at Home, Protect the National Health</w:t>
      </w:r>
    </w:p>
    <w:p w14:paraId="37967D43" w14:textId="77777777" w:rsidR="00987E15" w:rsidRDefault="00987E15">
      <w:pPr>
        <w:spacing w:line="29" w:lineRule="exact"/>
        <w:rPr>
          <w:sz w:val="20"/>
          <w:szCs w:val="20"/>
        </w:rPr>
      </w:pPr>
    </w:p>
    <w:p w14:paraId="23504371" w14:textId="77777777" w:rsidR="00987E15" w:rsidRDefault="0068775A">
      <w:pPr>
        <w:spacing w:line="271" w:lineRule="auto"/>
        <w:ind w:left="620" w:right="400"/>
        <w:rPr>
          <w:rFonts w:ascii="Arial" w:eastAsia="Arial" w:hAnsi="Arial" w:cs="Arial"/>
        </w:rPr>
      </w:pPr>
      <w:r>
        <w:rPr>
          <w:rFonts w:ascii="Arial" w:eastAsia="Arial" w:hAnsi="Arial" w:cs="Arial"/>
        </w:rPr>
        <w:t xml:space="preserve">Service, Save Lives”: a cost benefit analysis of the lockdown in the United Kingdom. In «International Journal of Clinical Practice», vol. n/a(n/a), p. e13674. URL </w:t>
      </w:r>
      <w:hyperlink r:id="rId49">
        <w:r>
          <w:rPr>
            <w:rFonts w:ascii="Arial" w:eastAsia="Arial" w:hAnsi="Arial" w:cs="Arial"/>
          </w:rPr>
          <w:t>https://onlinelibrary.wiley.com/doi/abs/10.1111/ijcp.13674</w:t>
        </w:r>
      </w:hyperlink>
    </w:p>
    <w:p w14:paraId="59380032" w14:textId="77777777" w:rsidR="00987E15" w:rsidRDefault="00987E15">
      <w:pPr>
        <w:spacing w:line="135" w:lineRule="exact"/>
        <w:rPr>
          <w:sz w:val="20"/>
          <w:szCs w:val="20"/>
        </w:rPr>
      </w:pPr>
    </w:p>
    <w:p w14:paraId="546C5634" w14:textId="77777777" w:rsidR="00987E15" w:rsidRDefault="0068775A">
      <w:pPr>
        <w:ind w:left="400"/>
        <w:rPr>
          <w:sz w:val="20"/>
          <w:szCs w:val="20"/>
        </w:rPr>
      </w:pPr>
      <w:r>
        <w:rPr>
          <w:rFonts w:ascii="Arial" w:eastAsia="Arial" w:hAnsi="Arial" w:cs="Arial"/>
        </w:rPr>
        <w:t>Rahmandad, H. and Sterman, J. (2008). Heterogeneity and network structure in the dy-</w:t>
      </w:r>
    </w:p>
    <w:p w14:paraId="5B33F323" w14:textId="77777777" w:rsidR="00987E15" w:rsidRDefault="00987E15">
      <w:pPr>
        <w:spacing w:line="18" w:lineRule="exact"/>
        <w:rPr>
          <w:sz w:val="20"/>
          <w:szCs w:val="20"/>
        </w:rPr>
      </w:pPr>
    </w:p>
    <w:p w14:paraId="73037548" w14:textId="77777777" w:rsidR="00987E15" w:rsidRDefault="0068775A">
      <w:pPr>
        <w:spacing w:line="276" w:lineRule="auto"/>
        <w:ind w:left="620" w:right="400"/>
        <w:rPr>
          <w:sz w:val="20"/>
          <w:szCs w:val="20"/>
        </w:rPr>
      </w:pPr>
      <w:r>
        <w:rPr>
          <w:rFonts w:ascii="Arial" w:eastAsia="Arial" w:hAnsi="Arial" w:cs="Arial"/>
        </w:rPr>
        <w:t>namics of diﬀusion: Comparing agent-based and diﬀerential equation models. In «Man-agement Science», vol. 54(5), pp. 998–1014.</w:t>
      </w:r>
    </w:p>
    <w:p w14:paraId="66B736C0" w14:textId="77777777" w:rsidR="00987E15" w:rsidRDefault="00987E15">
      <w:pPr>
        <w:spacing w:line="139" w:lineRule="exact"/>
        <w:rPr>
          <w:sz w:val="20"/>
          <w:szCs w:val="20"/>
        </w:rPr>
      </w:pPr>
    </w:p>
    <w:p w14:paraId="1DBC5DA9" w14:textId="77777777" w:rsidR="00987E15" w:rsidRDefault="0068775A">
      <w:pPr>
        <w:spacing w:line="257" w:lineRule="auto"/>
        <w:ind w:left="620" w:right="400" w:hanging="217"/>
        <w:jc w:val="both"/>
        <w:rPr>
          <w:sz w:val="20"/>
          <w:szCs w:val="20"/>
        </w:rPr>
      </w:pPr>
      <w:r>
        <w:rPr>
          <w:rFonts w:ascii="Arial" w:eastAsia="Arial" w:hAnsi="Arial" w:cs="Arial"/>
        </w:rPr>
        <w:t>Scala, A., Flori, A., Spelta, A., Brugnoli, E., Cinelli, M., Quattrociocchi, W. and Pam-molli, F. (2020). Time, space and social interactions: exit mechanisms for the Covid-19 epidemics. In «Scientific Reports», vol. 10(1), p. 13764.</w:t>
      </w:r>
    </w:p>
    <w:p w14:paraId="5E61E42D" w14:textId="77777777" w:rsidR="00987E15" w:rsidRDefault="0068775A">
      <w:pPr>
        <w:ind w:left="620"/>
        <w:rPr>
          <w:rFonts w:ascii="Arial" w:eastAsia="Arial" w:hAnsi="Arial" w:cs="Arial"/>
        </w:rPr>
      </w:pPr>
      <w:r>
        <w:rPr>
          <w:rFonts w:ascii="Arial" w:eastAsia="Arial" w:hAnsi="Arial" w:cs="Arial"/>
        </w:rPr>
        <w:t xml:space="preserve">URL </w:t>
      </w:r>
      <w:hyperlink r:id="rId50">
        <w:r>
          <w:rPr>
            <w:rFonts w:ascii="Arial" w:eastAsia="Arial" w:hAnsi="Arial" w:cs="Arial"/>
          </w:rPr>
          <w:t>https://doi.org/10.1038/s41598-020-70631-9</w:t>
        </w:r>
      </w:hyperlink>
    </w:p>
    <w:p w14:paraId="6C7B6CA2" w14:textId="77777777" w:rsidR="00987E15" w:rsidRDefault="00987E15">
      <w:pPr>
        <w:spacing w:line="197" w:lineRule="exact"/>
        <w:rPr>
          <w:sz w:val="20"/>
          <w:szCs w:val="20"/>
        </w:rPr>
      </w:pPr>
    </w:p>
    <w:p w14:paraId="56037E55" w14:textId="77777777" w:rsidR="00987E15" w:rsidRDefault="0068775A">
      <w:pPr>
        <w:tabs>
          <w:tab w:val="left" w:pos="6260"/>
        </w:tabs>
        <w:ind w:left="400"/>
        <w:rPr>
          <w:sz w:val="20"/>
          <w:szCs w:val="20"/>
        </w:rPr>
      </w:pPr>
      <w:r>
        <w:rPr>
          <w:rFonts w:ascii="Arial" w:eastAsia="Arial" w:hAnsi="Arial" w:cs="Arial"/>
        </w:rPr>
        <w:t>Silvagno, F., Vernone, A. and Pescarmona, G. P. (2020).</w:t>
      </w:r>
      <w:r>
        <w:rPr>
          <w:sz w:val="20"/>
          <w:szCs w:val="20"/>
        </w:rPr>
        <w:tab/>
      </w:r>
      <w:r>
        <w:rPr>
          <w:rFonts w:ascii="Arial" w:eastAsia="Arial" w:hAnsi="Arial" w:cs="Arial"/>
        </w:rPr>
        <w:t>The Role of Glutathione in</w:t>
      </w:r>
    </w:p>
    <w:p w14:paraId="5F1269E7" w14:textId="77777777" w:rsidR="00987E15" w:rsidRDefault="00987E15">
      <w:pPr>
        <w:spacing w:line="18" w:lineRule="exact"/>
        <w:rPr>
          <w:sz w:val="20"/>
          <w:szCs w:val="20"/>
        </w:rPr>
      </w:pPr>
    </w:p>
    <w:p w14:paraId="6075B9C1" w14:textId="77777777" w:rsidR="00987E15" w:rsidRDefault="0068775A">
      <w:pPr>
        <w:spacing w:line="257" w:lineRule="auto"/>
        <w:ind w:left="620" w:right="400"/>
        <w:rPr>
          <w:sz w:val="20"/>
          <w:szCs w:val="20"/>
        </w:rPr>
      </w:pPr>
      <w:r>
        <w:rPr>
          <w:rFonts w:ascii="Arial" w:eastAsia="Arial" w:hAnsi="Arial" w:cs="Arial"/>
        </w:rPr>
        <w:t>Protecting against the Severe Inflammatory Response Triggered by COVID-19 . In «An-tioxidants», vol. 9(7), p. 624.</w:t>
      </w:r>
    </w:p>
    <w:p w14:paraId="1F63FE1A" w14:textId="77777777" w:rsidR="00987E15" w:rsidRDefault="0068775A">
      <w:pPr>
        <w:ind w:left="620"/>
        <w:rPr>
          <w:rFonts w:ascii="Arial" w:eastAsia="Arial" w:hAnsi="Arial" w:cs="Arial"/>
        </w:rPr>
      </w:pPr>
      <w:r>
        <w:rPr>
          <w:rFonts w:ascii="Arial" w:eastAsia="Arial" w:hAnsi="Arial" w:cs="Arial"/>
        </w:rPr>
        <w:t xml:space="preserve">URL </w:t>
      </w:r>
      <w:hyperlink r:id="rId51">
        <w:r>
          <w:rPr>
            <w:rFonts w:ascii="Arial" w:eastAsia="Arial" w:hAnsi="Arial" w:cs="Arial"/>
          </w:rPr>
          <w:t>http://dx.doi.org/10.3390/antiox9070624</w:t>
        </w:r>
      </w:hyperlink>
    </w:p>
    <w:p w14:paraId="5A17EEE1" w14:textId="77777777" w:rsidR="00987E15" w:rsidRDefault="00987E15">
      <w:pPr>
        <w:spacing w:line="197" w:lineRule="exact"/>
        <w:rPr>
          <w:sz w:val="20"/>
          <w:szCs w:val="20"/>
        </w:rPr>
      </w:pPr>
    </w:p>
    <w:p w14:paraId="633419DC" w14:textId="77777777" w:rsidR="00987E15" w:rsidRDefault="0068775A">
      <w:pPr>
        <w:spacing w:line="257" w:lineRule="auto"/>
        <w:ind w:left="620" w:right="400" w:hanging="217"/>
        <w:jc w:val="both"/>
        <w:rPr>
          <w:sz w:val="20"/>
          <w:szCs w:val="20"/>
        </w:rPr>
      </w:pPr>
      <w:r>
        <w:rPr>
          <w:rFonts w:ascii="Arial" w:eastAsia="Arial" w:hAnsi="Arial" w:cs="Arial"/>
        </w:rPr>
        <w:t>Squazzoni, F., Polhill, J. G., Edmonds, B., Ahrweiler, P., Antosz, P., Scholz, G., Chappin, E., Borit, M., Verhagen, H., Giardini, F. and Gilbert, N. (2020). Computational Models That Matter During a Global Pandemic Outbreak: A Call to Action. In «Journal of Artificial Societies and Social Simulation», vol. 23(2), p. 10.</w:t>
      </w:r>
    </w:p>
    <w:p w14:paraId="60D0EAE1" w14:textId="77777777" w:rsidR="00987E15" w:rsidRPr="005F4F4A" w:rsidRDefault="0068775A">
      <w:pPr>
        <w:ind w:left="620"/>
        <w:rPr>
          <w:rFonts w:ascii="Arial" w:eastAsia="Arial" w:hAnsi="Arial" w:cs="Arial"/>
          <w:lang w:val="nl-NL"/>
          <w:rPrChange w:id="128" w:author="Paolo" w:date="2020-09-08T23:56:00Z">
            <w:rPr>
              <w:rFonts w:ascii="Arial" w:eastAsia="Arial" w:hAnsi="Arial" w:cs="Arial"/>
            </w:rPr>
          </w:rPrChange>
        </w:rPr>
      </w:pPr>
      <w:r w:rsidRPr="005F4F4A">
        <w:rPr>
          <w:rFonts w:ascii="Arial" w:eastAsia="Arial" w:hAnsi="Arial" w:cs="Arial"/>
          <w:lang w:val="nl-NL"/>
          <w:rPrChange w:id="129" w:author="Paolo" w:date="2020-09-08T23:56:00Z">
            <w:rPr>
              <w:rFonts w:ascii="Arial" w:eastAsia="Arial" w:hAnsi="Arial" w:cs="Arial"/>
            </w:rPr>
          </w:rPrChange>
        </w:rPr>
        <w:t xml:space="preserve">URL </w:t>
      </w:r>
      <w:r>
        <w:fldChar w:fldCharType="begin"/>
      </w:r>
      <w:r w:rsidRPr="005F4F4A">
        <w:rPr>
          <w:lang w:val="nl-NL"/>
          <w:rPrChange w:id="130" w:author="Paolo" w:date="2020-09-08T23:56:00Z">
            <w:rPr/>
          </w:rPrChange>
        </w:rPr>
        <w:instrText xml:space="preserve"> HYPERLINK "http://jasss.soc.surrey.ac.uk/23/2/10.html" \h </w:instrText>
      </w:r>
      <w:r>
        <w:fldChar w:fldCharType="separate"/>
      </w:r>
      <w:r w:rsidRPr="005F4F4A">
        <w:rPr>
          <w:rFonts w:ascii="Arial" w:eastAsia="Arial" w:hAnsi="Arial" w:cs="Arial"/>
          <w:lang w:val="nl-NL"/>
          <w:rPrChange w:id="131" w:author="Paolo" w:date="2020-09-08T23:56:00Z">
            <w:rPr>
              <w:rFonts w:ascii="Arial" w:eastAsia="Arial" w:hAnsi="Arial" w:cs="Arial"/>
            </w:rPr>
          </w:rPrChange>
        </w:rPr>
        <w:t>http://jasss.soc.surrey.ac.uk/23/2/10.html</w:t>
      </w:r>
      <w:r>
        <w:rPr>
          <w:rFonts w:ascii="Arial" w:eastAsia="Arial" w:hAnsi="Arial" w:cs="Arial"/>
        </w:rPr>
        <w:fldChar w:fldCharType="end"/>
      </w:r>
    </w:p>
    <w:p w14:paraId="49CFB166" w14:textId="77777777" w:rsidR="00987E15" w:rsidRPr="005F4F4A" w:rsidRDefault="00987E15">
      <w:pPr>
        <w:spacing w:line="197" w:lineRule="exact"/>
        <w:rPr>
          <w:sz w:val="20"/>
          <w:szCs w:val="20"/>
          <w:lang w:val="nl-NL"/>
          <w:rPrChange w:id="132" w:author="Paolo" w:date="2020-09-08T23:56:00Z">
            <w:rPr>
              <w:sz w:val="20"/>
              <w:szCs w:val="20"/>
            </w:rPr>
          </w:rPrChange>
        </w:rPr>
      </w:pPr>
    </w:p>
    <w:p w14:paraId="3FD572F7" w14:textId="77777777" w:rsidR="00987E15" w:rsidRDefault="0068775A">
      <w:pPr>
        <w:spacing w:line="257" w:lineRule="auto"/>
        <w:ind w:left="620" w:right="400" w:hanging="217"/>
        <w:jc w:val="both"/>
        <w:rPr>
          <w:sz w:val="20"/>
          <w:szCs w:val="20"/>
        </w:rPr>
      </w:pPr>
      <w:r w:rsidRPr="005F4F4A">
        <w:rPr>
          <w:rFonts w:ascii="Arial" w:eastAsia="Arial" w:hAnsi="Arial" w:cs="Arial"/>
          <w:lang w:val="nl-NL"/>
          <w:rPrChange w:id="133" w:author="Paolo" w:date="2020-09-08T23:56:00Z">
            <w:rPr>
              <w:rFonts w:ascii="Arial" w:eastAsia="Arial" w:hAnsi="Arial" w:cs="Arial"/>
            </w:rPr>
          </w:rPrChange>
        </w:rPr>
        <w:t xml:space="preserve">Steinmann, P., Wang, J. R., van Voorn, G. A. and Kwakkel, J. H. (2020). </w:t>
      </w:r>
      <w:r>
        <w:rPr>
          <w:rFonts w:ascii="Arial" w:eastAsia="Arial" w:hAnsi="Arial" w:cs="Arial"/>
        </w:rPr>
        <w:t>Don’t try to predict COVID-19. If you must, use deep uncertainty methods. In «Review of Artificial Societies and Social Simulation», vol. 17.</w:t>
      </w:r>
    </w:p>
    <w:p w14:paraId="7AA8508F" w14:textId="77777777" w:rsidR="00987E15" w:rsidRDefault="0068775A">
      <w:pPr>
        <w:ind w:left="620"/>
        <w:rPr>
          <w:rFonts w:ascii="Arial" w:eastAsia="Arial" w:hAnsi="Arial" w:cs="Arial"/>
        </w:rPr>
      </w:pPr>
      <w:r>
        <w:rPr>
          <w:rFonts w:ascii="Arial" w:eastAsia="Arial" w:hAnsi="Arial" w:cs="Arial"/>
        </w:rPr>
        <w:t xml:space="preserve">URL </w:t>
      </w:r>
      <w:hyperlink r:id="rId52">
        <w:r>
          <w:rPr>
            <w:rFonts w:ascii="Arial" w:eastAsia="Arial" w:hAnsi="Arial" w:cs="Arial"/>
          </w:rPr>
          <w:t>https://rofasss.org/2020/04/17/deep-uncertainty/</w:t>
        </w:r>
      </w:hyperlink>
    </w:p>
    <w:p w14:paraId="26276E32" w14:textId="77777777" w:rsidR="00987E15" w:rsidRDefault="00987E15">
      <w:pPr>
        <w:spacing w:line="197" w:lineRule="exact"/>
        <w:rPr>
          <w:sz w:val="20"/>
          <w:szCs w:val="20"/>
        </w:rPr>
      </w:pPr>
    </w:p>
    <w:p w14:paraId="51BB2B89" w14:textId="77777777" w:rsidR="00987E15" w:rsidRDefault="0068775A">
      <w:pPr>
        <w:ind w:left="400"/>
        <w:rPr>
          <w:sz w:val="20"/>
          <w:szCs w:val="20"/>
        </w:rPr>
      </w:pPr>
      <w:r>
        <w:rPr>
          <w:rFonts w:ascii="Arial" w:eastAsia="Arial" w:hAnsi="Arial" w:cs="Arial"/>
          <w:sz w:val="21"/>
          <w:szCs w:val="21"/>
        </w:rPr>
        <w:t>Terna, P., Pescarmona, G., Acquadro, A., Pescarmona, P., Russo, G. and Terna, S. (2020).</w:t>
      </w:r>
    </w:p>
    <w:p w14:paraId="14820987" w14:textId="77777777" w:rsidR="00987E15" w:rsidRDefault="00987E15">
      <w:pPr>
        <w:spacing w:line="32" w:lineRule="exact"/>
        <w:rPr>
          <w:sz w:val="20"/>
          <w:szCs w:val="20"/>
        </w:rPr>
      </w:pPr>
    </w:p>
    <w:p w14:paraId="5BB442F4" w14:textId="77777777" w:rsidR="00987E15" w:rsidRDefault="0068775A">
      <w:pPr>
        <w:spacing w:line="270" w:lineRule="auto"/>
        <w:ind w:left="620" w:right="400"/>
        <w:rPr>
          <w:rFonts w:ascii="Arial" w:eastAsia="Arial" w:hAnsi="Arial" w:cs="Arial"/>
        </w:rPr>
      </w:pPr>
      <w:r>
        <w:rPr>
          <w:rFonts w:ascii="Arial" w:eastAsia="Arial" w:hAnsi="Arial" w:cs="Arial"/>
        </w:rPr>
        <w:t xml:space="preserve">SIsaR, An Agent-Based Model of the Diﬀusion of Covid-19 Using NetLogo, with Suscep-tible, Infected, symptomatic, asymptomatic, and Recovered People. URL </w:t>
      </w:r>
      <w:hyperlink r:id="rId53">
        <w:r>
          <w:rPr>
            <w:rFonts w:ascii="Arial" w:eastAsia="Arial" w:hAnsi="Arial" w:cs="Arial"/>
          </w:rPr>
          <w:t>https://terna.to.it/simul/SIsaR.html</w:t>
        </w:r>
      </w:hyperlink>
    </w:p>
    <w:p w14:paraId="2D796C59" w14:textId="77777777" w:rsidR="00987E15" w:rsidRDefault="00987E15">
      <w:pPr>
        <w:spacing w:line="136" w:lineRule="exact"/>
        <w:rPr>
          <w:sz w:val="20"/>
          <w:szCs w:val="20"/>
        </w:rPr>
      </w:pPr>
    </w:p>
    <w:p w14:paraId="263E66C7" w14:textId="77777777" w:rsidR="00987E15" w:rsidRDefault="0068775A">
      <w:pPr>
        <w:ind w:left="400"/>
        <w:rPr>
          <w:sz w:val="20"/>
          <w:szCs w:val="20"/>
        </w:rPr>
      </w:pPr>
      <w:r>
        <w:rPr>
          <w:rFonts w:ascii="Arial" w:eastAsia="Arial" w:hAnsi="Arial" w:cs="Arial"/>
        </w:rPr>
        <w:t>Wilensky, U. (1999). NetLogo.</w:t>
      </w:r>
    </w:p>
    <w:p w14:paraId="42F9AEF8" w14:textId="77777777" w:rsidR="00987E15" w:rsidRDefault="00987E15">
      <w:pPr>
        <w:spacing w:line="18" w:lineRule="exact"/>
        <w:rPr>
          <w:sz w:val="20"/>
          <w:szCs w:val="20"/>
        </w:rPr>
      </w:pPr>
    </w:p>
    <w:p w14:paraId="7FBA2F4A" w14:textId="77777777" w:rsidR="00987E15" w:rsidRDefault="0068775A">
      <w:pPr>
        <w:ind w:left="620"/>
        <w:rPr>
          <w:rFonts w:ascii="Arial" w:eastAsia="Arial" w:hAnsi="Arial" w:cs="Arial"/>
        </w:rPr>
      </w:pPr>
      <w:r>
        <w:rPr>
          <w:rFonts w:ascii="Arial" w:eastAsia="Arial" w:hAnsi="Arial" w:cs="Arial"/>
        </w:rPr>
        <w:t xml:space="preserve">URL </w:t>
      </w:r>
      <w:hyperlink r:id="rId54">
        <w:r>
          <w:rPr>
            <w:rFonts w:ascii="Arial" w:eastAsia="Arial" w:hAnsi="Arial" w:cs="Arial"/>
          </w:rPr>
          <w:t>http://ccl.northwestern.edu/netlogo/</w:t>
        </w:r>
      </w:hyperlink>
    </w:p>
    <w:p w14:paraId="24B529DD" w14:textId="77777777" w:rsidR="00987E15" w:rsidRDefault="00987E15">
      <w:pPr>
        <w:sectPr w:rsidR="00987E15">
          <w:pgSz w:w="12240" w:h="15840"/>
          <w:pgMar w:top="1147" w:right="1440" w:bottom="1440" w:left="1440" w:header="0" w:footer="0" w:gutter="0"/>
          <w:cols w:space="720" w:equalWidth="0">
            <w:col w:w="9360"/>
          </w:cols>
        </w:sectPr>
      </w:pPr>
    </w:p>
    <w:p w14:paraId="5513C00D" w14:textId="77777777" w:rsidR="00987E15" w:rsidRDefault="00987E15">
      <w:pPr>
        <w:spacing w:line="200" w:lineRule="exact"/>
        <w:rPr>
          <w:sz w:val="20"/>
          <w:szCs w:val="20"/>
        </w:rPr>
      </w:pPr>
    </w:p>
    <w:p w14:paraId="71BB9879" w14:textId="77777777" w:rsidR="00987E15" w:rsidRDefault="00987E15">
      <w:pPr>
        <w:spacing w:line="200" w:lineRule="exact"/>
        <w:rPr>
          <w:sz w:val="20"/>
          <w:szCs w:val="20"/>
        </w:rPr>
      </w:pPr>
    </w:p>
    <w:p w14:paraId="44D54D6C" w14:textId="77777777" w:rsidR="00987E15" w:rsidRDefault="00987E15">
      <w:pPr>
        <w:spacing w:line="200" w:lineRule="exact"/>
        <w:rPr>
          <w:sz w:val="20"/>
          <w:szCs w:val="20"/>
        </w:rPr>
      </w:pPr>
    </w:p>
    <w:p w14:paraId="4607FEA0" w14:textId="77777777" w:rsidR="00987E15" w:rsidRDefault="00987E15">
      <w:pPr>
        <w:spacing w:line="200" w:lineRule="exact"/>
        <w:rPr>
          <w:sz w:val="20"/>
          <w:szCs w:val="20"/>
        </w:rPr>
      </w:pPr>
    </w:p>
    <w:p w14:paraId="3BC02A86" w14:textId="77777777" w:rsidR="00987E15" w:rsidRDefault="00987E15">
      <w:pPr>
        <w:spacing w:line="200" w:lineRule="exact"/>
        <w:rPr>
          <w:sz w:val="20"/>
          <w:szCs w:val="20"/>
        </w:rPr>
      </w:pPr>
    </w:p>
    <w:p w14:paraId="562C2DD2" w14:textId="77777777" w:rsidR="00987E15" w:rsidRDefault="00987E15">
      <w:pPr>
        <w:spacing w:line="200" w:lineRule="exact"/>
        <w:rPr>
          <w:sz w:val="20"/>
          <w:szCs w:val="20"/>
        </w:rPr>
      </w:pPr>
    </w:p>
    <w:p w14:paraId="77E6B4A4" w14:textId="77777777" w:rsidR="00987E15" w:rsidRDefault="00987E15">
      <w:pPr>
        <w:spacing w:line="200" w:lineRule="exact"/>
        <w:rPr>
          <w:sz w:val="20"/>
          <w:szCs w:val="20"/>
        </w:rPr>
      </w:pPr>
    </w:p>
    <w:p w14:paraId="68ACF23C" w14:textId="77777777" w:rsidR="00987E15" w:rsidRDefault="00987E15">
      <w:pPr>
        <w:spacing w:line="200" w:lineRule="exact"/>
        <w:rPr>
          <w:sz w:val="20"/>
          <w:szCs w:val="20"/>
        </w:rPr>
      </w:pPr>
    </w:p>
    <w:p w14:paraId="4DD5CEF9" w14:textId="77777777" w:rsidR="00987E15" w:rsidRDefault="00987E15">
      <w:pPr>
        <w:spacing w:line="200" w:lineRule="exact"/>
        <w:rPr>
          <w:sz w:val="20"/>
          <w:szCs w:val="20"/>
        </w:rPr>
      </w:pPr>
    </w:p>
    <w:p w14:paraId="1E7204DE" w14:textId="77777777" w:rsidR="00987E15" w:rsidRDefault="00987E15">
      <w:pPr>
        <w:spacing w:line="300" w:lineRule="exact"/>
        <w:rPr>
          <w:sz w:val="20"/>
          <w:szCs w:val="20"/>
        </w:rPr>
      </w:pPr>
    </w:p>
    <w:p w14:paraId="17318D65" w14:textId="77777777" w:rsidR="00987E15" w:rsidRDefault="0068775A">
      <w:pPr>
        <w:jc w:val="center"/>
        <w:rPr>
          <w:sz w:val="20"/>
          <w:szCs w:val="20"/>
        </w:rPr>
      </w:pPr>
      <w:r>
        <w:rPr>
          <w:rFonts w:ascii="Arial" w:eastAsia="Arial" w:hAnsi="Arial" w:cs="Arial"/>
          <w:sz w:val="17"/>
          <w:szCs w:val="17"/>
        </w:rPr>
        <w:t>34</w:t>
      </w:r>
    </w:p>
    <w:sectPr w:rsidR="00987E15">
      <w:type w:val="continuous"/>
      <w:pgSz w:w="12240" w:h="15840"/>
      <w:pgMar w:top="1147" w:right="1440" w:bottom="1440" w:left="1440" w:header="0" w:footer="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Paolo" w:date="2020-09-09T00:03:00Z" w:initials="P">
    <w:p w14:paraId="49971D6E" w14:textId="3AF407B5" w:rsidR="0068775A" w:rsidRDefault="0068775A">
      <w:pPr>
        <w:pStyle w:val="CommentText"/>
      </w:pPr>
      <w:r>
        <w:rPr>
          <w:rStyle w:val="CommentReference"/>
        </w:rPr>
        <w:annotationRef/>
      </w:r>
      <w:r>
        <w:t>Questa frase non mi e’ del tutto chiara</w:t>
      </w:r>
    </w:p>
  </w:comment>
  <w:comment w:id="66" w:author="Paolo" w:date="2020-09-09T00:22:00Z" w:initials="P">
    <w:p w14:paraId="01D59133" w14:textId="3FD5A4B7" w:rsidR="0068775A" w:rsidRDefault="0068775A">
      <w:pPr>
        <w:pStyle w:val="CommentText"/>
      </w:pPr>
      <w:r>
        <w:rPr>
          <w:rStyle w:val="CommentReference"/>
        </w:rPr>
        <w:annotationRef/>
      </w:r>
      <w:r>
        <w:t>?</w:t>
      </w:r>
    </w:p>
  </w:comment>
  <w:comment w:id="67" w:author="Paolo" w:date="2020-09-09T00:23:00Z" w:initials="P">
    <w:p w14:paraId="021CCA24" w14:textId="75620AD6" w:rsidR="0068775A" w:rsidRDefault="0068775A">
      <w:pPr>
        <w:pStyle w:val="CommentText"/>
      </w:pPr>
      <w:r>
        <w:t>Sostituire con ‘</w:t>
      </w:r>
      <w:r>
        <w:rPr>
          <w:rStyle w:val="CommentReference"/>
        </w:rPr>
        <w:annotationRef/>
      </w:r>
      <w:r>
        <w:t>make us of’?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971D6E" w15:done="0"/>
  <w15:commentEx w15:paraId="01D59133" w15:done="0"/>
  <w15:commentEx w15:paraId="021CCA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29A59" w16cex:dateUtc="2020-09-08T22:03:00Z"/>
  <w16cex:commentExtensible w16cex:durableId="23029EE3" w16cex:dateUtc="2020-09-08T22:22:00Z"/>
  <w16cex:commentExtensible w16cex:durableId="23029F0A" w16cex:dateUtc="2020-09-08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971D6E" w16cid:durableId="23029A59"/>
  <w16cid:commentId w16cid:paraId="01D59133" w16cid:durableId="23029EE3"/>
  <w16cid:commentId w16cid:paraId="021CCA24" w16cid:durableId="23029F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swiss"/>
    <w:pitch w:val="variable"/>
    <w:sig w:usb0="FFFFFFFF" w:usb1="E9FFFFFF" w:usb2="0000003F" w:usb3="00000000" w:csb0="603F01FF" w:csb1="FFFF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DBDAB"/>
    <w:multiLevelType w:val="hybridMultilevel"/>
    <w:tmpl w:val="7572F41A"/>
    <w:lvl w:ilvl="0" w:tplc="29203306">
      <w:start w:val="1"/>
      <w:numFmt w:val="bullet"/>
      <w:lvlText w:val="•"/>
      <w:lvlJc w:val="left"/>
    </w:lvl>
    <w:lvl w:ilvl="1" w:tplc="B9FECA84">
      <w:numFmt w:val="decimal"/>
      <w:lvlText w:val=""/>
      <w:lvlJc w:val="left"/>
    </w:lvl>
    <w:lvl w:ilvl="2" w:tplc="ABEE6516">
      <w:numFmt w:val="decimal"/>
      <w:lvlText w:val=""/>
      <w:lvlJc w:val="left"/>
    </w:lvl>
    <w:lvl w:ilvl="3" w:tplc="73564890">
      <w:numFmt w:val="decimal"/>
      <w:lvlText w:val=""/>
      <w:lvlJc w:val="left"/>
    </w:lvl>
    <w:lvl w:ilvl="4" w:tplc="1B60748C">
      <w:numFmt w:val="decimal"/>
      <w:lvlText w:val=""/>
      <w:lvlJc w:val="left"/>
    </w:lvl>
    <w:lvl w:ilvl="5" w:tplc="933854BE">
      <w:numFmt w:val="decimal"/>
      <w:lvlText w:val=""/>
      <w:lvlJc w:val="left"/>
    </w:lvl>
    <w:lvl w:ilvl="6" w:tplc="78BA0C6A">
      <w:numFmt w:val="decimal"/>
      <w:lvlText w:val=""/>
      <w:lvlJc w:val="left"/>
    </w:lvl>
    <w:lvl w:ilvl="7" w:tplc="BE94CDDE">
      <w:numFmt w:val="decimal"/>
      <w:lvlText w:val=""/>
      <w:lvlJc w:val="left"/>
    </w:lvl>
    <w:lvl w:ilvl="8" w:tplc="7B1EB6AA">
      <w:numFmt w:val="decimal"/>
      <w:lvlText w:val=""/>
      <w:lvlJc w:val="left"/>
    </w:lvl>
  </w:abstractNum>
  <w:abstractNum w:abstractNumId="1" w15:restartNumberingAfterBreak="0">
    <w:nsid w:val="0DED7263"/>
    <w:multiLevelType w:val="hybridMultilevel"/>
    <w:tmpl w:val="D4484A72"/>
    <w:lvl w:ilvl="0" w:tplc="524CA280">
      <w:start w:val="1"/>
      <w:numFmt w:val="bullet"/>
      <w:lvlText w:val="1"/>
      <w:lvlJc w:val="left"/>
    </w:lvl>
    <w:lvl w:ilvl="1" w:tplc="75688118">
      <w:numFmt w:val="decimal"/>
      <w:lvlText w:val=""/>
      <w:lvlJc w:val="left"/>
    </w:lvl>
    <w:lvl w:ilvl="2" w:tplc="EB9420FC">
      <w:numFmt w:val="decimal"/>
      <w:lvlText w:val=""/>
      <w:lvlJc w:val="left"/>
    </w:lvl>
    <w:lvl w:ilvl="3" w:tplc="CB5875FE">
      <w:numFmt w:val="decimal"/>
      <w:lvlText w:val=""/>
      <w:lvlJc w:val="left"/>
    </w:lvl>
    <w:lvl w:ilvl="4" w:tplc="263654DE">
      <w:numFmt w:val="decimal"/>
      <w:lvlText w:val=""/>
      <w:lvlJc w:val="left"/>
    </w:lvl>
    <w:lvl w:ilvl="5" w:tplc="35FEB496">
      <w:numFmt w:val="decimal"/>
      <w:lvlText w:val=""/>
      <w:lvlJc w:val="left"/>
    </w:lvl>
    <w:lvl w:ilvl="6" w:tplc="67AA6A32">
      <w:numFmt w:val="decimal"/>
      <w:lvlText w:val=""/>
      <w:lvlJc w:val="left"/>
    </w:lvl>
    <w:lvl w:ilvl="7" w:tplc="885800A0">
      <w:numFmt w:val="decimal"/>
      <w:lvlText w:val=""/>
      <w:lvlJc w:val="left"/>
    </w:lvl>
    <w:lvl w:ilvl="8" w:tplc="6388C1C0">
      <w:numFmt w:val="decimal"/>
      <w:lvlText w:val=""/>
      <w:lvlJc w:val="left"/>
    </w:lvl>
  </w:abstractNum>
  <w:abstractNum w:abstractNumId="2" w15:restartNumberingAfterBreak="0">
    <w:nsid w:val="109CF92E"/>
    <w:multiLevelType w:val="hybridMultilevel"/>
    <w:tmpl w:val="99606686"/>
    <w:lvl w:ilvl="0" w:tplc="80C6D1F6">
      <w:start w:val="1"/>
      <w:numFmt w:val="bullet"/>
      <w:lvlText w:val="2"/>
      <w:lvlJc w:val="left"/>
    </w:lvl>
    <w:lvl w:ilvl="1" w:tplc="41AA9E46">
      <w:numFmt w:val="decimal"/>
      <w:lvlText w:val=""/>
      <w:lvlJc w:val="left"/>
    </w:lvl>
    <w:lvl w:ilvl="2" w:tplc="778A6458">
      <w:numFmt w:val="decimal"/>
      <w:lvlText w:val=""/>
      <w:lvlJc w:val="left"/>
    </w:lvl>
    <w:lvl w:ilvl="3" w:tplc="F604BC38">
      <w:numFmt w:val="decimal"/>
      <w:lvlText w:val=""/>
      <w:lvlJc w:val="left"/>
    </w:lvl>
    <w:lvl w:ilvl="4" w:tplc="43C41B5C">
      <w:numFmt w:val="decimal"/>
      <w:lvlText w:val=""/>
      <w:lvlJc w:val="left"/>
    </w:lvl>
    <w:lvl w:ilvl="5" w:tplc="F7F64BF6">
      <w:numFmt w:val="decimal"/>
      <w:lvlText w:val=""/>
      <w:lvlJc w:val="left"/>
    </w:lvl>
    <w:lvl w:ilvl="6" w:tplc="947E1C4E">
      <w:numFmt w:val="decimal"/>
      <w:lvlText w:val=""/>
      <w:lvlJc w:val="left"/>
    </w:lvl>
    <w:lvl w:ilvl="7" w:tplc="27B00BF2">
      <w:numFmt w:val="decimal"/>
      <w:lvlText w:val=""/>
      <w:lvlJc w:val="left"/>
    </w:lvl>
    <w:lvl w:ilvl="8" w:tplc="9D1CB128">
      <w:numFmt w:val="decimal"/>
      <w:lvlText w:val=""/>
      <w:lvlJc w:val="left"/>
    </w:lvl>
  </w:abstractNum>
  <w:abstractNum w:abstractNumId="3" w15:restartNumberingAfterBreak="0">
    <w:nsid w:val="1BEFD79F"/>
    <w:multiLevelType w:val="hybridMultilevel"/>
    <w:tmpl w:val="5BFAD89C"/>
    <w:lvl w:ilvl="0" w:tplc="91F624BA">
      <w:start w:val="1"/>
      <w:numFmt w:val="bullet"/>
      <w:lvlText w:val="†"/>
      <w:lvlJc w:val="left"/>
    </w:lvl>
    <w:lvl w:ilvl="1" w:tplc="5560C174">
      <w:numFmt w:val="decimal"/>
      <w:lvlText w:val=""/>
      <w:lvlJc w:val="left"/>
    </w:lvl>
    <w:lvl w:ilvl="2" w:tplc="2192511C">
      <w:numFmt w:val="decimal"/>
      <w:lvlText w:val=""/>
      <w:lvlJc w:val="left"/>
    </w:lvl>
    <w:lvl w:ilvl="3" w:tplc="1F52FEB2">
      <w:numFmt w:val="decimal"/>
      <w:lvlText w:val=""/>
      <w:lvlJc w:val="left"/>
    </w:lvl>
    <w:lvl w:ilvl="4" w:tplc="94D8A07A">
      <w:numFmt w:val="decimal"/>
      <w:lvlText w:val=""/>
      <w:lvlJc w:val="left"/>
    </w:lvl>
    <w:lvl w:ilvl="5" w:tplc="0DBC6BCA">
      <w:numFmt w:val="decimal"/>
      <w:lvlText w:val=""/>
      <w:lvlJc w:val="left"/>
    </w:lvl>
    <w:lvl w:ilvl="6" w:tplc="7CDC8E3C">
      <w:numFmt w:val="decimal"/>
      <w:lvlText w:val=""/>
      <w:lvlJc w:val="left"/>
    </w:lvl>
    <w:lvl w:ilvl="7" w:tplc="00AE663C">
      <w:numFmt w:val="decimal"/>
      <w:lvlText w:val=""/>
      <w:lvlJc w:val="left"/>
    </w:lvl>
    <w:lvl w:ilvl="8" w:tplc="61346630">
      <w:numFmt w:val="decimal"/>
      <w:lvlText w:val=""/>
      <w:lvlJc w:val="left"/>
    </w:lvl>
  </w:abstractNum>
  <w:abstractNum w:abstractNumId="4" w15:restartNumberingAfterBreak="0">
    <w:nsid w:val="2443A858"/>
    <w:multiLevelType w:val="hybridMultilevel"/>
    <w:tmpl w:val="FBAEF404"/>
    <w:lvl w:ilvl="0" w:tplc="DC30C4AC">
      <w:start w:val="1"/>
      <w:numFmt w:val="bullet"/>
      <w:lvlText w:val="5"/>
      <w:lvlJc w:val="left"/>
    </w:lvl>
    <w:lvl w:ilvl="1" w:tplc="954C177E">
      <w:numFmt w:val="decimal"/>
      <w:lvlText w:val=""/>
      <w:lvlJc w:val="left"/>
    </w:lvl>
    <w:lvl w:ilvl="2" w:tplc="83C00128">
      <w:numFmt w:val="decimal"/>
      <w:lvlText w:val=""/>
      <w:lvlJc w:val="left"/>
    </w:lvl>
    <w:lvl w:ilvl="3" w:tplc="A366F07A">
      <w:numFmt w:val="decimal"/>
      <w:lvlText w:val=""/>
      <w:lvlJc w:val="left"/>
    </w:lvl>
    <w:lvl w:ilvl="4" w:tplc="18DE4C4C">
      <w:numFmt w:val="decimal"/>
      <w:lvlText w:val=""/>
      <w:lvlJc w:val="left"/>
    </w:lvl>
    <w:lvl w:ilvl="5" w:tplc="80B2CFCC">
      <w:numFmt w:val="decimal"/>
      <w:lvlText w:val=""/>
      <w:lvlJc w:val="left"/>
    </w:lvl>
    <w:lvl w:ilvl="6" w:tplc="55E481C6">
      <w:numFmt w:val="decimal"/>
      <w:lvlText w:val=""/>
      <w:lvlJc w:val="left"/>
    </w:lvl>
    <w:lvl w:ilvl="7" w:tplc="2C46C834">
      <w:numFmt w:val="decimal"/>
      <w:lvlText w:val=""/>
      <w:lvlJc w:val="left"/>
    </w:lvl>
    <w:lvl w:ilvl="8" w:tplc="FCA04568">
      <w:numFmt w:val="decimal"/>
      <w:lvlText w:val=""/>
      <w:lvlJc w:val="left"/>
    </w:lvl>
  </w:abstractNum>
  <w:abstractNum w:abstractNumId="5" w15:restartNumberingAfterBreak="0">
    <w:nsid w:val="257130A3"/>
    <w:multiLevelType w:val="hybridMultilevel"/>
    <w:tmpl w:val="1BE68528"/>
    <w:lvl w:ilvl="0" w:tplc="E102C046">
      <w:start w:val="6"/>
      <w:numFmt w:val="decimal"/>
      <w:lvlText w:val="%1."/>
      <w:lvlJc w:val="left"/>
    </w:lvl>
    <w:lvl w:ilvl="1" w:tplc="C876F592">
      <w:numFmt w:val="decimal"/>
      <w:lvlText w:val=""/>
      <w:lvlJc w:val="left"/>
    </w:lvl>
    <w:lvl w:ilvl="2" w:tplc="755250B4">
      <w:numFmt w:val="decimal"/>
      <w:lvlText w:val=""/>
      <w:lvlJc w:val="left"/>
    </w:lvl>
    <w:lvl w:ilvl="3" w:tplc="825A2D4A">
      <w:numFmt w:val="decimal"/>
      <w:lvlText w:val=""/>
      <w:lvlJc w:val="left"/>
    </w:lvl>
    <w:lvl w:ilvl="4" w:tplc="B6CA0462">
      <w:numFmt w:val="decimal"/>
      <w:lvlText w:val=""/>
      <w:lvlJc w:val="left"/>
    </w:lvl>
    <w:lvl w:ilvl="5" w:tplc="7D8A9AEC">
      <w:numFmt w:val="decimal"/>
      <w:lvlText w:val=""/>
      <w:lvlJc w:val="left"/>
    </w:lvl>
    <w:lvl w:ilvl="6" w:tplc="ED5EF158">
      <w:numFmt w:val="decimal"/>
      <w:lvlText w:val=""/>
      <w:lvlJc w:val="left"/>
    </w:lvl>
    <w:lvl w:ilvl="7" w:tplc="6B9E0D94">
      <w:numFmt w:val="decimal"/>
      <w:lvlText w:val=""/>
      <w:lvlJc w:val="left"/>
    </w:lvl>
    <w:lvl w:ilvl="8" w:tplc="35263C36">
      <w:numFmt w:val="decimal"/>
      <w:lvlText w:val=""/>
      <w:lvlJc w:val="left"/>
    </w:lvl>
  </w:abstractNum>
  <w:abstractNum w:abstractNumId="6" w15:restartNumberingAfterBreak="0">
    <w:nsid w:val="25E45D32"/>
    <w:multiLevelType w:val="hybridMultilevel"/>
    <w:tmpl w:val="B54A694E"/>
    <w:lvl w:ilvl="0" w:tplc="412CCA92">
      <w:start w:val="1"/>
      <w:numFmt w:val="bullet"/>
      <w:lvlText w:val="•"/>
      <w:lvlJc w:val="left"/>
    </w:lvl>
    <w:lvl w:ilvl="1" w:tplc="FB186372">
      <w:numFmt w:val="decimal"/>
      <w:lvlText w:val=""/>
      <w:lvlJc w:val="left"/>
    </w:lvl>
    <w:lvl w:ilvl="2" w:tplc="688AD368">
      <w:numFmt w:val="decimal"/>
      <w:lvlText w:val=""/>
      <w:lvlJc w:val="left"/>
    </w:lvl>
    <w:lvl w:ilvl="3" w:tplc="D78E2546">
      <w:numFmt w:val="decimal"/>
      <w:lvlText w:val=""/>
      <w:lvlJc w:val="left"/>
    </w:lvl>
    <w:lvl w:ilvl="4" w:tplc="73225D18">
      <w:numFmt w:val="decimal"/>
      <w:lvlText w:val=""/>
      <w:lvlJc w:val="left"/>
    </w:lvl>
    <w:lvl w:ilvl="5" w:tplc="F8A8D5D6">
      <w:numFmt w:val="decimal"/>
      <w:lvlText w:val=""/>
      <w:lvlJc w:val="left"/>
    </w:lvl>
    <w:lvl w:ilvl="6" w:tplc="FE06E9C2">
      <w:numFmt w:val="decimal"/>
      <w:lvlText w:val=""/>
      <w:lvlJc w:val="left"/>
    </w:lvl>
    <w:lvl w:ilvl="7" w:tplc="3D40367E">
      <w:numFmt w:val="decimal"/>
      <w:lvlText w:val=""/>
      <w:lvlJc w:val="left"/>
    </w:lvl>
    <w:lvl w:ilvl="8" w:tplc="D9EEF914">
      <w:numFmt w:val="decimal"/>
      <w:lvlText w:val=""/>
      <w:lvlJc w:val="left"/>
    </w:lvl>
  </w:abstractNum>
  <w:abstractNum w:abstractNumId="7" w15:restartNumberingAfterBreak="0">
    <w:nsid w:val="2D1D5AE9"/>
    <w:multiLevelType w:val="hybridMultilevel"/>
    <w:tmpl w:val="32F65E12"/>
    <w:lvl w:ilvl="0" w:tplc="50D8FE54">
      <w:start w:val="1"/>
      <w:numFmt w:val="bullet"/>
      <w:lvlText w:val="B"/>
      <w:lvlJc w:val="left"/>
    </w:lvl>
    <w:lvl w:ilvl="1" w:tplc="733AEFB6">
      <w:numFmt w:val="decimal"/>
      <w:lvlText w:val=""/>
      <w:lvlJc w:val="left"/>
    </w:lvl>
    <w:lvl w:ilvl="2" w:tplc="9A72B41A">
      <w:numFmt w:val="decimal"/>
      <w:lvlText w:val=""/>
      <w:lvlJc w:val="left"/>
    </w:lvl>
    <w:lvl w:ilvl="3" w:tplc="C9544A12">
      <w:numFmt w:val="decimal"/>
      <w:lvlText w:val=""/>
      <w:lvlJc w:val="left"/>
    </w:lvl>
    <w:lvl w:ilvl="4" w:tplc="028614E2">
      <w:numFmt w:val="decimal"/>
      <w:lvlText w:val=""/>
      <w:lvlJc w:val="left"/>
    </w:lvl>
    <w:lvl w:ilvl="5" w:tplc="AB22DE4A">
      <w:numFmt w:val="decimal"/>
      <w:lvlText w:val=""/>
      <w:lvlJc w:val="left"/>
    </w:lvl>
    <w:lvl w:ilvl="6" w:tplc="57084718">
      <w:numFmt w:val="decimal"/>
      <w:lvlText w:val=""/>
      <w:lvlJc w:val="left"/>
    </w:lvl>
    <w:lvl w:ilvl="7" w:tplc="DD882AC2">
      <w:numFmt w:val="decimal"/>
      <w:lvlText w:val=""/>
      <w:lvlJc w:val="left"/>
    </w:lvl>
    <w:lvl w:ilvl="8" w:tplc="A6AA40BE">
      <w:numFmt w:val="decimal"/>
      <w:lvlText w:val=""/>
      <w:lvlJc w:val="left"/>
    </w:lvl>
  </w:abstractNum>
  <w:abstractNum w:abstractNumId="8" w15:restartNumberingAfterBreak="0">
    <w:nsid w:val="333AB105"/>
    <w:multiLevelType w:val="hybridMultilevel"/>
    <w:tmpl w:val="E5C425F0"/>
    <w:lvl w:ilvl="0" w:tplc="C8727A3C">
      <w:start w:val="1"/>
      <w:numFmt w:val="bullet"/>
      <w:lvlText w:val="A"/>
      <w:lvlJc w:val="left"/>
    </w:lvl>
    <w:lvl w:ilvl="1" w:tplc="B4CEF52A">
      <w:numFmt w:val="decimal"/>
      <w:lvlText w:val=""/>
      <w:lvlJc w:val="left"/>
    </w:lvl>
    <w:lvl w:ilvl="2" w:tplc="DDD4ADE0">
      <w:numFmt w:val="decimal"/>
      <w:lvlText w:val=""/>
      <w:lvlJc w:val="left"/>
    </w:lvl>
    <w:lvl w:ilvl="3" w:tplc="02BE711A">
      <w:numFmt w:val="decimal"/>
      <w:lvlText w:val=""/>
      <w:lvlJc w:val="left"/>
    </w:lvl>
    <w:lvl w:ilvl="4" w:tplc="6ADA8A0A">
      <w:numFmt w:val="decimal"/>
      <w:lvlText w:val=""/>
      <w:lvlJc w:val="left"/>
    </w:lvl>
    <w:lvl w:ilvl="5" w:tplc="25826790">
      <w:numFmt w:val="decimal"/>
      <w:lvlText w:val=""/>
      <w:lvlJc w:val="left"/>
    </w:lvl>
    <w:lvl w:ilvl="6" w:tplc="670CA524">
      <w:numFmt w:val="decimal"/>
      <w:lvlText w:val=""/>
      <w:lvlJc w:val="left"/>
    </w:lvl>
    <w:lvl w:ilvl="7" w:tplc="C4B843B4">
      <w:numFmt w:val="decimal"/>
      <w:lvlText w:val=""/>
      <w:lvlJc w:val="left"/>
    </w:lvl>
    <w:lvl w:ilvl="8" w:tplc="A2B8FA42">
      <w:numFmt w:val="decimal"/>
      <w:lvlText w:val=""/>
      <w:lvlJc w:val="left"/>
    </w:lvl>
  </w:abstractNum>
  <w:abstractNum w:abstractNumId="9" w15:restartNumberingAfterBreak="0">
    <w:nsid w:val="3352255A"/>
    <w:multiLevelType w:val="hybridMultilevel"/>
    <w:tmpl w:val="50AAE22A"/>
    <w:lvl w:ilvl="0" w:tplc="27A8B370">
      <w:start w:val="1"/>
      <w:numFmt w:val="bullet"/>
      <w:lvlText w:val="1"/>
      <w:lvlJc w:val="left"/>
    </w:lvl>
    <w:lvl w:ilvl="1" w:tplc="6D5AA470">
      <w:numFmt w:val="decimal"/>
      <w:lvlText w:val=""/>
      <w:lvlJc w:val="left"/>
    </w:lvl>
    <w:lvl w:ilvl="2" w:tplc="DBA8450A">
      <w:numFmt w:val="decimal"/>
      <w:lvlText w:val=""/>
      <w:lvlJc w:val="left"/>
    </w:lvl>
    <w:lvl w:ilvl="3" w:tplc="27BEE70E">
      <w:numFmt w:val="decimal"/>
      <w:lvlText w:val=""/>
      <w:lvlJc w:val="left"/>
    </w:lvl>
    <w:lvl w:ilvl="4" w:tplc="917E24E4">
      <w:numFmt w:val="decimal"/>
      <w:lvlText w:val=""/>
      <w:lvlJc w:val="left"/>
    </w:lvl>
    <w:lvl w:ilvl="5" w:tplc="AB0CA108">
      <w:numFmt w:val="decimal"/>
      <w:lvlText w:val=""/>
      <w:lvlJc w:val="left"/>
    </w:lvl>
    <w:lvl w:ilvl="6" w:tplc="3E1E561A">
      <w:numFmt w:val="decimal"/>
      <w:lvlText w:val=""/>
      <w:lvlJc w:val="left"/>
    </w:lvl>
    <w:lvl w:ilvl="7" w:tplc="74A08FC0">
      <w:numFmt w:val="decimal"/>
      <w:lvlText w:val=""/>
      <w:lvlJc w:val="left"/>
    </w:lvl>
    <w:lvl w:ilvl="8" w:tplc="2FFC4932">
      <w:numFmt w:val="decimal"/>
      <w:lvlText w:val=""/>
      <w:lvlJc w:val="left"/>
    </w:lvl>
  </w:abstractNum>
  <w:abstractNum w:abstractNumId="10" w15:restartNumberingAfterBreak="0">
    <w:nsid w:val="3F2DBA31"/>
    <w:multiLevelType w:val="hybridMultilevel"/>
    <w:tmpl w:val="FE221CBC"/>
    <w:lvl w:ilvl="0" w:tplc="D076DDA8">
      <w:start w:val="1"/>
      <w:numFmt w:val="bullet"/>
      <w:lvlText w:val="3"/>
      <w:lvlJc w:val="left"/>
    </w:lvl>
    <w:lvl w:ilvl="1" w:tplc="0B5E856A">
      <w:numFmt w:val="decimal"/>
      <w:lvlText w:val=""/>
      <w:lvlJc w:val="left"/>
    </w:lvl>
    <w:lvl w:ilvl="2" w:tplc="C3807966">
      <w:numFmt w:val="decimal"/>
      <w:lvlText w:val=""/>
      <w:lvlJc w:val="left"/>
    </w:lvl>
    <w:lvl w:ilvl="3" w:tplc="B12EE3DC">
      <w:numFmt w:val="decimal"/>
      <w:lvlText w:val=""/>
      <w:lvlJc w:val="left"/>
    </w:lvl>
    <w:lvl w:ilvl="4" w:tplc="27463152">
      <w:numFmt w:val="decimal"/>
      <w:lvlText w:val=""/>
      <w:lvlJc w:val="left"/>
    </w:lvl>
    <w:lvl w:ilvl="5" w:tplc="6652E784">
      <w:numFmt w:val="decimal"/>
      <w:lvlText w:val=""/>
      <w:lvlJc w:val="left"/>
    </w:lvl>
    <w:lvl w:ilvl="6" w:tplc="645444C8">
      <w:numFmt w:val="decimal"/>
      <w:lvlText w:val=""/>
      <w:lvlJc w:val="left"/>
    </w:lvl>
    <w:lvl w:ilvl="7" w:tplc="3E5E18CE">
      <w:numFmt w:val="decimal"/>
      <w:lvlText w:val=""/>
      <w:lvlJc w:val="left"/>
    </w:lvl>
    <w:lvl w:ilvl="8" w:tplc="FD3A5B3E">
      <w:numFmt w:val="decimal"/>
      <w:lvlText w:val=""/>
      <w:lvlJc w:val="left"/>
    </w:lvl>
  </w:abstractNum>
  <w:abstractNum w:abstractNumId="11" w15:restartNumberingAfterBreak="0">
    <w:nsid w:val="41A7C4C9"/>
    <w:multiLevelType w:val="hybridMultilevel"/>
    <w:tmpl w:val="A1C47B8E"/>
    <w:lvl w:ilvl="0" w:tplc="7A3839EA">
      <w:start w:val="1"/>
      <w:numFmt w:val="decimal"/>
      <w:lvlText w:val="%1"/>
      <w:lvlJc w:val="left"/>
    </w:lvl>
    <w:lvl w:ilvl="1" w:tplc="1FFC5672">
      <w:start w:val="1"/>
      <w:numFmt w:val="bullet"/>
      <w:lvlText w:val="•"/>
      <w:lvlJc w:val="left"/>
    </w:lvl>
    <w:lvl w:ilvl="2" w:tplc="A734F584">
      <w:numFmt w:val="decimal"/>
      <w:lvlText w:val=""/>
      <w:lvlJc w:val="left"/>
    </w:lvl>
    <w:lvl w:ilvl="3" w:tplc="4FBC3860">
      <w:numFmt w:val="decimal"/>
      <w:lvlText w:val=""/>
      <w:lvlJc w:val="left"/>
    </w:lvl>
    <w:lvl w:ilvl="4" w:tplc="453459E0">
      <w:numFmt w:val="decimal"/>
      <w:lvlText w:val=""/>
      <w:lvlJc w:val="left"/>
    </w:lvl>
    <w:lvl w:ilvl="5" w:tplc="75DE4616">
      <w:numFmt w:val="decimal"/>
      <w:lvlText w:val=""/>
      <w:lvlJc w:val="left"/>
    </w:lvl>
    <w:lvl w:ilvl="6" w:tplc="3B0E1120">
      <w:numFmt w:val="decimal"/>
      <w:lvlText w:val=""/>
      <w:lvlJc w:val="left"/>
    </w:lvl>
    <w:lvl w:ilvl="7" w:tplc="5106A9E2">
      <w:numFmt w:val="decimal"/>
      <w:lvlText w:val=""/>
      <w:lvlJc w:val="left"/>
    </w:lvl>
    <w:lvl w:ilvl="8" w:tplc="D0446FB2">
      <w:numFmt w:val="decimal"/>
      <w:lvlText w:val=""/>
      <w:lvlJc w:val="left"/>
    </w:lvl>
  </w:abstractNum>
  <w:abstractNum w:abstractNumId="12" w15:restartNumberingAfterBreak="0">
    <w:nsid w:val="431BD7B7"/>
    <w:multiLevelType w:val="hybridMultilevel"/>
    <w:tmpl w:val="E19CADF8"/>
    <w:lvl w:ilvl="0" w:tplc="84AE8DCA">
      <w:start w:val="1"/>
      <w:numFmt w:val="decimal"/>
      <w:lvlText w:val="%1."/>
      <w:lvlJc w:val="left"/>
    </w:lvl>
    <w:lvl w:ilvl="1" w:tplc="2676D530">
      <w:numFmt w:val="decimal"/>
      <w:lvlText w:val=""/>
      <w:lvlJc w:val="left"/>
    </w:lvl>
    <w:lvl w:ilvl="2" w:tplc="2C10EF54">
      <w:numFmt w:val="decimal"/>
      <w:lvlText w:val=""/>
      <w:lvlJc w:val="left"/>
    </w:lvl>
    <w:lvl w:ilvl="3" w:tplc="E7E25B4E">
      <w:numFmt w:val="decimal"/>
      <w:lvlText w:val=""/>
      <w:lvlJc w:val="left"/>
    </w:lvl>
    <w:lvl w:ilvl="4" w:tplc="22489B1E">
      <w:numFmt w:val="decimal"/>
      <w:lvlText w:val=""/>
      <w:lvlJc w:val="left"/>
    </w:lvl>
    <w:lvl w:ilvl="5" w:tplc="7284B7BA">
      <w:numFmt w:val="decimal"/>
      <w:lvlText w:val=""/>
      <w:lvlJc w:val="left"/>
    </w:lvl>
    <w:lvl w:ilvl="6" w:tplc="E82EEE5A">
      <w:numFmt w:val="decimal"/>
      <w:lvlText w:val=""/>
      <w:lvlJc w:val="left"/>
    </w:lvl>
    <w:lvl w:ilvl="7" w:tplc="A38E25CE">
      <w:numFmt w:val="decimal"/>
      <w:lvlText w:val=""/>
      <w:lvlJc w:val="left"/>
    </w:lvl>
    <w:lvl w:ilvl="8" w:tplc="D2F6B90E">
      <w:numFmt w:val="decimal"/>
      <w:lvlText w:val=""/>
      <w:lvlJc w:val="left"/>
    </w:lvl>
  </w:abstractNum>
  <w:abstractNum w:abstractNumId="13" w15:restartNumberingAfterBreak="0">
    <w:nsid w:val="436C6125"/>
    <w:multiLevelType w:val="hybridMultilevel"/>
    <w:tmpl w:val="C1F6A720"/>
    <w:lvl w:ilvl="0" w:tplc="F890717C">
      <w:start w:val="1"/>
      <w:numFmt w:val="bullet"/>
      <w:lvlText w:val="5"/>
      <w:lvlJc w:val="left"/>
    </w:lvl>
    <w:lvl w:ilvl="1" w:tplc="0A9EA816">
      <w:numFmt w:val="decimal"/>
      <w:lvlText w:val=""/>
      <w:lvlJc w:val="left"/>
    </w:lvl>
    <w:lvl w:ilvl="2" w:tplc="CF84B312">
      <w:numFmt w:val="decimal"/>
      <w:lvlText w:val=""/>
      <w:lvlJc w:val="left"/>
    </w:lvl>
    <w:lvl w:ilvl="3" w:tplc="4F0CF4F0">
      <w:numFmt w:val="decimal"/>
      <w:lvlText w:val=""/>
      <w:lvlJc w:val="left"/>
    </w:lvl>
    <w:lvl w:ilvl="4" w:tplc="5DAE54E0">
      <w:numFmt w:val="decimal"/>
      <w:lvlText w:val=""/>
      <w:lvlJc w:val="left"/>
    </w:lvl>
    <w:lvl w:ilvl="5" w:tplc="A9D49A70">
      <w:numFmt w:val="decimal"/>
      <w:lvlText w:val=""/>
      <w:lvlJc w:val="left"/>
    </w:lvl>
    <w:lvl w:ilvl="6" w:tplc="307EDE28">
      <w:numFmt w:val="decimal"/>
      <w:lvlText w:val=""/>
      <w:lvlJc w:val="left"/>
    </w:lvl>
    <w:lvl w:ilvl="7" w:tplc="29BC5610">
      <w:numFmt w:val="decimal"/>
      <w:lvlText w:val=""/>
      <w:lvlJc w:val="left"/>
    </w:lvl>
    <w:lvl w:ilvl="8" w:tplc="FCD8778C">
      <w:numFmt w:val="decimal"/>
      <w:lvlText w:val=""/>
      <w:lvlJc w:val="left"/>
    </w:lvl>
  </w:abstractNum>
  <w:abstractNum w:abstractNumId="14" w15:restartNumberingAfterBreak="0">
    <w:nsid w:val="4E6AFB66"/>
    <w:multiLevelType w:val="hybridMultilevel"/>
    <w:tmpl w:val="E7B843D6"/>
    <w:lvl w:ilvl="0" w:tplc="FBD6F49C">
      <w:start w:val="1"/>
      <w:numFmt w:val="bullet"/>
      <w:lvlText w:val="•"/>
      <w:lvlJc w:val="left"/>
    </w:lvl>
    <w:lvl w:ilvl="1" w:tplc="9B8A7F1A">
      <w:numFmt w:val="decimal"/>
      <w:lvlText w:val=""/>
      <w:lvlJc w:val="left"/>
    </w:lvl>
    <w:lvl w:ilvl="2" w:tplc="9CC84282">
      <w:numFmt w:val="decimal"/>
      <w:lvlText w:val=""/>
      <w:lvlJc w:val="left"/>
    </w:lvl>
    <w:lvl w:ilvl="3" w:tplc="F4144D16">
      <w:numFmt w:val="decimal"/>
      <w:lvlText w:val=""/>
      <w:lvlJc w:val="left"/>
    </w:lvl>
    <w:lvl w:ilvl="4" w:tplc="C1625644">
      <w:numFmt w:val="decimal"/>
      <w:lvlText w:val=""/>
      <w:lvlJc w:val="left"/>
    </w:lvl>
    <w:lvl w:ilvl="5" w:tplc="EDEC142E">
      <w:numFmt w:val="decimal"/>
      <w:lvlText w:val=""/>
      <w:lvlJc w:val="left"/>
    </w:lvl>
    <w:lvl w:ilvl="6" w:tplc="812CE488">
      <w:numFmt w:val="decimal"/>
      <w:lvlText w:val=""/>
      <w:lvlJc w:val="left"/>
    </w:lvl>
    <w:lvl w:ilvl="7" w:tplc="B0065562">
      <w:numFmt w:val="decimal"/>
      <w:lvlText w:val=""/>
      <w:lvlJc w:val="left"/>
    </w:lvl>
    <w:lvl w:ilvl="8" w:tplc="25CED930">
      <w:numFmt w:val="decimal"/>
      <w:lvlText w:val=""/>
      <w:lvlJc w:val="left"/>
    </w:lvl>
  </w:abstractNum>
  <w:abstractNum w:abstractNumId="15" w15:restartNumberingAfterBreak="0">
    <w:nsid w:val="519B500D"/>
    <w:multiLevelType w:val="hybridMultilevel"/>
    <w:tmpl w:val="30AA5C80"/>
    <w:lvl w:ilvl="0" w:tplc="28048ED8">
      <w:start w:val="1"/>
      <w:numFmt w:val="bullet"/>
      <w:lvlText w:val="2"/>
      <w:lvlJc w:val="left"/>
    </w:lvl>
    <w:lvl w:ilvl="1" w:tplc="7D9C42F8">
      <w:numFmt w:val="decimal"/>
      <w:lvlText w:val=""/>
      <w:lvlJc w:val="left"/>
    </w:lvl>
    <w:lvl w:ilvl="2" w:tplc="B044AE54">
      <w:numFmt w:val="decimal"/>
      <w:lvlText w:val=""/>
      <w:lvlJc w:val="left"/>
    </w:lvl>
    <w:lvl w:ilvl="3" w:tplc="3A82EBFC">
      <w:numFmt w:val="decimal"/>
      <w:lvlText w:val=""/>
      <w:lvlJc w:val="left"/>
    </w:lvl>
    <w:lvl w:ilvl="4" w:tplc="A9687B06">
      <w:numFmt w:val="decimal"/>
      <w:lvlText w:val=""/>
      <w:lvlJc w:val="left"/>
    </w:lvl>
    <w:lvl w:ilvl="5" w:tplc="27D46634">
      <w:numFmt w:val="decimal"/>
      <w:lvlText w:val=""/>
      <w:lvlJc w:val="left"/>
    </w:lvl>
    <w:lvl w:ilvl="6" w:tplc="414A2E66">
      <w:numFmt w:val="decimal"/>
      <w:lvlText w:val=""/>
      <w:lvlJc w:val="left"/>
    </w:lvl>
    <w:lvl w:ilvl="7" w:tplc="5AD297F8">
      <w:numFmt w:val="decimal"/>
      <w:lvlText w:val=""/>
      <w:lvlJc w:val="left"/>
    </w:lvl>
    <w:lvl w:ilvl="8" w:tplc="AB824B80">
      <w:numFmt w:val="decimal"/>
      <w:lvlText w:val=""/>
      <w:lvlJc w:val="left"/>
    </w:lvl>
  </w:abstractNum>
  <w:abstractNum w:abstractNumId="16" w15:restartNumberingAfterBreak="0">
    <w:nsid w:val="628C895D"/>
    <w:multiLevelType w:val="hybridMultilevel"/>
    <w:tmpl w:val="D3FE61C0"/>
    <w:lvl w:ilvl="0" w:tplc="7D3A7854">
      <w:start w:val="1"/>
      <w:numFmt w:val="bullet"/>
      <w:lvlText w:val="•"/>
      <w:lvlJc w:val="left"/>
    </w:lvl>
    <w:lvl w:ilvl="1" w:tplc="A1DE5730">
      <w:numFmt w:val="decimal"/>
      <w:lvlText w:val=""/>
      <w:lvlJc w:val="left"/>
    </w:lvl>
    <w:lvl w:ilvl="2" w:tplc="223235EC">
      <w:numFmt w:val="decimal"/>
      <w:lvlText w:val=""/>
      <w:lvlJc w:val="left"/>
    </w:lvl>
    <w:lvl w:ilvl="3" w:tplc="FA3ED86A">
      <w:numFmt w:val="decimal"/>
      <w:lvlText w:val=""/>
      <w:lvlJc w:val="left"/>
    </w:lvl>
    <w:lvl w:ilvl="4" w:tplc="19BEFC5C">
      <w:numFmt w:val="decimal"/>
      <w:lvlText w:val=""/>
      <w:lvlJc w:val="left"/>
    </w:lvl>
    <w:lvl w:ilvl="5" w:tplc="214A98F6">
      <w:numFmt w:val="decimal"/>
      <w:lvlText w:val=""/>
      <w:lvlJc w:val="left"/>
    </w:lvl>
    <w:lvl w:ilvl="6" w:tplc="7BEA644C">
      <w:numFmt w:val="decimal"/>
      <w:lvlText w:val=""/>
      <w:lvlJc w:val="left"/>
    </w:lvl>
    <w:lvl w:ilvl="7" w:tplc="2FDA15D2">
      <w:numFmt w:val="decimal"/>
      <w:lvlText w:val=""/>
      <w:lvlJc w:val="left"/>
    </w:lvl>
    <w:lvl w:ilvl="8" w:tplc="98D49050">
      <w:numFmt w:val="decimal"/>
      <w:lvlText w:val=""/>
      <w:lvlJc w:val="left"/>
    </w:lvl>
  </w:abstractNum>
  <w:abstractNum w:abstractNumId="17" w15:restartNumberingAfterBreak="0">
    <w:nsid w:val="62BBD95A"/>
    <w:multiLevelType w:val="hybridMultilevel"/>
    <w:tmpl w:val="392E071A"/>
    <w:lvl w:ilvl="0" w:tplc="B2E4550E">
      <w:start w:val="1"/>
      <w:numFmt w:val="bullet"/>
      <w:lvlText w:val="4"/>
      <w:lvlJc w:val="left"/>
    </w:lvl>
    <w:lvl w:ilvl="1" w:tplc="7CBA6684">
      <w:numFmt w:val="decimal"/>
      <w:lvlText w:val=""/>
      <w:lvlJc w:val="left"/>
    </w:lvl>
    <w:lvl w:ilvl="2" w:tplc="749E4418">
      <w:numFmt w:val="decimal"/>
      <w:lvlText w:val=""/>
      <w:lvlJc w:val="left"/>
    </w:lvl>
    <w:lvl w:ilvl="3" w:tplc="DB4C9FD4">
      <w:numFmt w:val="decimal"/>
      <w:lvlText w:val=""/>
      <w:lvlJc w:val="left"/>
    </w:lvl>
    <w:lvl w:ilvl="4" w:tplc="2A624876">
      <w:numFmt w:val="decimal"/>
      <w:lvlText w:val=""/>
      <w:lvlJc w:val="left"/>
    </w:lvl>
    <w:lvl w:ilvl="5" w:tplc="5C328862">
      <w:numFmt w:val="decimal"/>
      <w:lvlText w:val=""/>
      <w:lvlJc w:val="left"/>
    </w:lvl>
    <w:lvl w:ilvl="6" w:tplc="8390CF9E">
      <w:numFmt w:val="decimal"/>
      <w:lvlText w:val=""/>
      <w:lvlJc w:val="left"/>
    </w:lvl>
    <w:lvl w:ilvl="7" w:tplc="92EE3B04">
      <w:numFmt w:val="decimal"/>
      <w:lvlText w:val=""/>
      <w:lvlJc w:val="left"/>
    </w:lvl>
    <w:lvl w:ilvl="8" w:tplc="94E6D136">
      <w:numFmt w:val="decimal"/>
      <w:lvlText w:val=""/>
      <w:lvlJc w:val="left"/>
    </w:lvl>
  </w:abstractNum>
  <w:abstractNum w:abstractNumId="18" w15:restartNumberingAfterBreak="0">
    <w:nsid w:val="6763845E"/>
    <w:multiLevelType w:val="hybridMultilevel"/>
    <w:tmpl w:val="0E3440A2"/>
    <w:lvl w:ilvl="0" w:tplc="F018745E">
      <w:start w:val="1"/>
      <w:numFmt w:val="bullet"/>
      <w:lvlText w:val="C"/>
      <w:lvlJc w:val="left"/>
    </w:lvl>
    <w:lvl w:ilvl="1" w:tplc="D80E2D00">
      <w:numFmt w:val="decimal"/>
      <w:lvlText w:val=""/>
      <w:lvlJc w:val="left"/>
    </w:lvl>
    <w:lvl w:ilvl="2" w:tplc="B732AF08">
      <w:numFmt w:val="decimal"/>
      <w:lvlText w:val=""/>
      <w:lvlJc w:val="left"/>
    </w:lvl>
    <w:lvl w:ilvl="3" w:tplc="436858E8">
      <w:numFmt w:val="decimal"/>
      <w:lvlText w:val=""/>
      <w:lvlJc w:val="left"/>
    </w:lvl>
    <w:lvl w:ilvl="4" w:tplc="544C4630">
      <w:numFmt w:val="decimal"/>
      <w:lvlText w:val=""/>
      <w:lvlJc w:val="left"/>
    </w:lvl>
    <w:lvl w:ilvl="5" w:tplc="ECC62AAE">
      <w:numFmt w:val="decimal"/>
      <w:lvlText w:val=""/>
      <w:lvlJc w:val="left"/>
    </w:lvl>
    <w:lvl w:ilvl="6" w:tplc="B87AC024">
      <w:numFmt w:val="decimal"/>
      <w:lvlText w:val=""/>
      <w:lvlJc w:val="left"/>
    </w:lvl>
    <w:lvl w:ilvl="7" w:tplc="BB82E58A">
      <w:numFmt w:val="decimal"/>
      <w:lvlText w:val=""/>
      <w:lvlJc w:val="left"/>
    </w:lvl>
    <w:lvl w:ilvl="8" w:tplc="77B4C506">
      <w:numFmt w:val="decimal"/>
      <w:lvlText w:val=""/>
      <w:lvlJc w:val="left"/>
    </w:lvl>
  </w:abstractNum>
  <w:abstractNum w:abstractNumId="19" w15:restartNumberingAfterBreak="0">
    <w:nsid w:val="6B68079A"/>
    <w:multiLevelType w:val="hybridMultilevel"/>
    <w:tmpl w:val="5E289FE0"/>
    <w:lvl w:ilvl="0" w:tplc="00308B78">
      <w:start w:val="1"/>
      <w:numFmt w:val="bullet"/>
      <w:lvlText w:val="•"/>
      <w:lvlJc w:val="left"/>
    </w:lvl>
    <w:lvl w:ilvl="1" w:tplc="F28683C2">
      <w:start w:val="1"/>
      <w:numFmt w:val="bullet"/>
      <w:lvlText w:val="\endash "/>
      <w:lvlJc w:val="left"/>
    </w:lvl>
    <w:lvl w:ilvl="2" w:tplc="2E70DB54">
      <w:numFmt w:val="decimal"/>
      <w:lvlText w:val=""/>
      <w:lvlJc w:val="left"/>
    </w:lvl>
    <w:lvl w:ilvl="3" w:tplc="E5A2FE5C">
      <w:numFmt w:val="decimal"/>
      <w:lvlText w:val=""/>
      <w:lvlJc w:val="left"/>
    </w:lvl>
    <w:lvl w:ilvl="4" w:tplc="AEB4A31C">
      <w:numFmt w:val="decimal"/>
      <w:lvlText w:val=""/>
      <w:lvlJc w:val="left"/>
    </w:lvl>
    <w:lvl w:ilvl="5" w:tplc="F7A62D72">
      <w:numFmt w:val="decimal"/>
      <w:lvlText w:val=""/>
      <w:lvlJc w:val="left"/>
    </w:lvl>
    <w:lvl w:ilvl="6" w:tplc="B47EF300">
      <w:numFmt w:val="decimal"/>
      <w:lvlText w:val=""/>
      <w:lvlJc w:val="left"/>
    </w:lvl>
    <w:lvl w:ilvl="7" w:tplc="CB8C4F96">
      <w:numFmt w:val="decimal"/>
      <w:lvlText w:val=""/>
      <w:lvlJc w:val="left"/>
    </w:lvl>
    <w:lvl w:ilvl="8" w:tplc="C2F2569A">
      <w:numFmt w:val="decimal"/>
      <w:lvlText w:val=""/>
      <w:lvlJc w:val="left"/>
    </w:lvl>
  </w:abstractNum>
  <w:abstractNum w:abstractNumId="20" w15:restartNumberingAfterBreak="0">
    <w:nsid w:val="721DA317"/>
    <w:multiLevelType w:val="hybridMultilevel"/>
    <w:tmpl w:val="72860A4C"/>
    <w:lvl w:ilvl="0" w:tplc="8192579A">
      <w:start w:val="1"/>
      <w:numFmt w:val="bullet"/>
      <w:lvlText w:val="4"/>
      <w:lvlJc w:val="left"/>
    </w:lvl>
    <w:lvl w:ilvl="1" w:tplc="3D4AAE16">
      <w:numFmt w:val="decimal"/>
      <w:lvlText w:val=""/>
      <w:lvlJc w:val="left"/>
    </w:lvl>
    <w:lvl w:ilvl="2" w:tplc="33803596">
      <w:numFmt w:val="decimal"/>
      <w:lvlText w:val=""/>
      <w:lvlJc w:val="left"/>
    </w:lvl>
    <w:lvl w:ilvl="3" w:tplc="04E4E856">
      <w:numFmt w:val="decimal"/>
      <w:lvlText w:val=""/>
      <w:lvlJc w:val="left"/>
    </w:lvl>
    <w:lvl w:ilvl="4" w:tplc="EEB64390">
      <w:numFmt w:val="decimal"/>
      <w:lvlText w:val=""/>
      <w:lvlJc w:val="left"/>
    </w:lvl>
    <w:lvl w:ilvl="5" w:tplc="506EFB00">
      <w:numFmt w:val="decimal"/>
      <w:lvlText w:val=""/>
      <w:lvlJc w:val="left"/>
    </w:lvl>
    <w:lvl w:ilvl="6" w:tplc="B50C1A92">
      <w:numFmt w:val="decimal"/>
      <w:lvlText w:val=""/>
      <w:lvlJc w:val="left"/>
    </w:lvl>
    <w:lvl w:ilvl="7" w:tplc="D9308684">
      <w:numFmt w:val="decimal"/>
      <w:lvlText w:val=""/>
      <w:lvlJc w:val="left"/>
    </w:lvl>
    <w:lvl w:ilvl="8" w:tplc="FABC8C1E">
      <w:numFmt w:val="decimal"/>
      <w:lvlText w:val=""/>
      <w:lvlJc w:val="left"/>
    </w:lvl>
  </w:abstractNum>
  <w:abstractNum w:abstractNumId="21" w15:restartNumberingAfterBreak="0">
    <w:nsid w:val="75A2A8D4"/>
    <w:multiLevelType w:val="hybridMultilevel"/>
    <w:tmpl w:val="2A72D76C"/>
    <w:lvl w:ilvl="0" w:tplc="EC10A672">
      <w:numFmt w:val="decimal"/>
      <w:lvlText w:val="%1."/>
      <w:lvlJc w:val="left"/>
    </w:lvl>
    <w:lvl w:ilvl="1" w:tplc="0A6C49F2">
      <w:numFmt w:val="decimal"/>
      <w:lvlText w:val=""/>
      <w:lvlJc w:val="left"/>
    </w:lvl>
    <w:lvl w:ilvl="2" w:tplc="4E0A3B9C">
      <w:numFmt w:val="decimal"/>
      <w:lvlText w:val=""/>
      <w:lvlJc w:val="left"/>
    </w:lvl>
    <w:lvl w:ilvl="3" w:tplc="4676838E">
      <w:numFmt w:val="decimal"/>
      <w:lvlText w:val=""/>
      <w:lvlJc w:val="left"/>
    </w:lvl>
    <w:lvl w:ilvl="4" w:tplc="506C9642">
      <w:numFmt w:val="decimal"/>
      <w:lvlText w:val=""/>
      <w:lvlJc w:val="left"/>
    </w:lvl>
    <w:lvl w:ilvl="5" w:tplc="F1387EC4">
      <w:numFmt w:val="decimal"/>
      <w:lvlText w:val=""/>
      <w:lvlJc w:val="left"/>
    </w:lvl>
    <w:lvl w:ilvl="6" w:tplc="AB3C9EE6">
      <w:numFmt w:val="decimal"/>
      <w:lvlText w:val=""/>
      <w:lvlJc w:val="left"/>
    </w:lvl>
    <w:lvl w:ilvl="7" w:tplc="4CD0480C">
      <w:numFmt w:val="decimal"/>
      <w:lvlText w:val=""/>
      <w:lvlJc w:val="left"/>
    </w:lvl>
    <w:lvl w:ilvl="8" w:tplc="686EBE84">
      <w:numFmt w:val="decimal"/>
      <w:lvlText w:val=""/>
      <w:lvlJc w:val="left"/>
    </w:lvl>
  </w:abstractNum>
  <w:abstractNum w:abstractNumId="22" w15:restartNumberingAfterBreak="0">
    <w:nsid w:val="79838CB2"/>
    <w:multiLevelType w:val="hybridMultilevel"/>
    <w:tmpl w:val="32288CAC"/>
    <w:lvl w:ilvl="0" w:tplc="1BA85D5E">
      <w:start w:val="1"/>
      <w:numFmt w:val="bullet"/>
      <w:lvlText w:val="D"/>
      <w:lvlJc w:val="left"/>
    </w:lvl>
    <w:lvl w:ilvl="1" w:tplc="7C7647E2">
      <w:start w:val="1"/>
      <w:numFmt w:val="bullet"/>
      <w:lvlText w:val="•"/>
      <w:lvlJc w:val="left"/>
    </w:lvl>
    <w:lvl w:ilvl="2" w:tplc="11B844DA">
      <w:numFmt w:val="decimal"/>
      <w:lvlText w:val=""/>
      <w:lvlJc w:val="left"/>
    </w:lvl>
    <w:lvl w:ilvl="3" w:tplc="B60ED2B2">
      <w:numFmt w:val="decimal"/>
      <w:lvlText w:val=""/>
      <w:lvlJc w:val="left"/>
    </w:lvl>
    <w:lvl w:ilvl="4" w:tplc="6E6EF6F6">
      <w:numFmt w:val="decimal"/>
      <w:lvlText w:val=""/>
      <w:lvlJc w:val="left"/>
    </w:lvl>
    <w:lvl w:ilvl="5" w:tplc="CF3CC12C">
      <w:numFmt w:val="decimal"/>
      <w:lvlText w:val=""/>
      <w:lvlJc w:val="left"/>
    </w:lvl>
    <w:lvl w:ilvl="6" w:tplc="4FBAECF4">
      <w:numFmt w:val="decimal"/>
      <w:lvlText w:val=""/>
      <w:lvlJc w:val="left"/>
    </w:lvl>
    <w:lvl w:ilvl="7" w:tplc="DAF68724">
      <w:numFmt w:val="decimal"/>
      <w:lvlText w:val=""/>
      <w:lvlJc w:val="left"/>
    </w:lvl>
    <w:lvl w:ilvl="8" w:tplc="D202390A">
      <w:numFmt w:val="decimal"/>
      <w:lvlText w:val=""/>
      <w:lvlJc w:val="left"/>
    </w:lvl>
  </w:abstractNum>
  <w:abstractNum w:abstractNumId="23" w15:restartNumberingAfterBreak="0">
    <w:nsid w:val="7C83E458"/>
    <w:multiLevelType w:val="hybridMultilevel"/>
    <w:tmpl w:val="B4A0D486"/>
    <w:lvl w:ilvl="0" w:tplc="9030F6D2">
      <w:start w:val="1"/>
      <w:numFmt w:val="decimal"/>
      <w:lvlText w:val="%1."/>
      <w:lvlJc w:val="left"/>
    </w:lvl>
    <w:lvl w:ilvl="1" w:tplc="9EA486CE">
      <w:numFmt w:val="decimal"/>
      <w:lvlText w:val=""/>
      <w:lvlJc w:val="left"/>
    </w:lvl>
    <w:lvl w:ilvl="2" w:tplc="379CC696">
      <w:numFmt w:val="decimal"/>
      <w:lvlText w:val=""/>
      <w:lvlJc w:val="left"/>
    </w:lvl>
    <w:lvl w:ilvl="3" w:tplc="EE0AB972">
      <w:numFmt w:val="decimal"/>
      <w:lvlText w:val=""/>
      <w:lvlJc w:val="left"/>
    </w:lvl>
    <w:lvl w:ilvl="4" w:tplc="D902BB0C">
      <w:numFmt w:val="decimal"/>
      <w:lvlText w:val=""/>
      <w:lvlJc w:val="left"/>
    </w:lvl>
    <w:lvl w:ilvl="5" w:tplc="40A0888C">
      <w:numFmt w:val="decimal"/>
      <w:lvlText w:val=""/>
      <w:lvlJc w:val="left"/>
    </w:lvl>
    <w:lvl w:ilvl="6" w:tplc="E9E6E3EC">
      <w:numFmt w:val="decimal"/>
      <w:lvlText w:val=""/>
      <w:lvlJc w:val="left"/>
    </w:lvl>
    <w:lvl w:ilvl="7" w:tplc="6D4C8852">
      <w:numFmt w:val="decimal"/>
      <w:lvlText w:val=""/>
      <w:lvlJc w:val="left"/>
    </w:lvl>
    <w:lvl w:ilvl="8" w:tplc="322C43AA">
      <w:numFmt w:val="decimal"/>
      <w:lvlText w:val=""/>
      <w:lvlJc w:val="left"/>
    </w:lvl>
  </w:abstractNum>
  <w:abstractNum w:abstractNumId="24" w15:restartNumberingAfterBreak="0">
    <w:nsid w:val="7FDCC233"/>
    <w:multiLevelType w:val="hybridMultilevel"/>
    <w:tmpl w:val="6D26C1AE"/>
    <w:lvl w:ilvl="0" w:tplc="E622338C">
      <w:start w:val="1"/>
      <w:numFmt w:val="bullet"/>
      <w:lvlText w:val=" "/>
      <w:lvlJc w:val="left"/>
    </w:lvl>
    <w:lvl w:ilvl="1" w:tplc="D63404F0">
      <w:numFmt w:val="decimal"/>
      <w:lvlText w:val=""/>
      <w:lvlJc w:val="left"/>
    </w:lvl>
    <w:lvl w:ilvl="2" w:tplc="B1827446">
      <w:numFmt w:val="decimal"/>
      <w:lvlText w:val=""/>
      <w:lvlJc w:val="left"/>
    </w:lvl>
    <w:lvl w:ilvl="3" w:tplc="1464A504">
      <w:numFmt w:val="decimal"/>
      <w:lvlText w:val=""/>
      <w:lvlJc w:val="left"/>
    </w:lvl>
    <w:lvl w:ilvl="4" w:tplc="2EBE8D52">
      <w:numFmt w:val="decimal"/>
      <w:lvlText w:val=""/>
      <w:lvlJc w:val="left"/>
    </w:lvl>
    <w:lvl w:ilvl="5" w:tplc="23F6DA72">
      <w:numFmt w:val="decimal"/>
      <w:lvlText w:val=""/>
      <w:lvlJc w:val="left"/>
    </w:lvl>
    <w:lvl w:ilvl="6" w:tplc="E60ABE8E">
      <w:numFmt w:val="decimal"/>
      <w:lvlText w:val=""/>
      <w:lvlJc w:val="left"/>
    </w:lvl>
    <w:lvl w:ilvl="7" w:tplc="EDDEFB7A">
      <w:numFmt w:val="decimal"/>
      <w:lvlText w:val=""/>
      <w:lvlJc w:val="left"/>
    </w:lvl>
    <w:lvl w:ilvl="8" w:tplc="0F64F1BC">
      <w:numFmt w:val="decimal"/>
      <w:lvlText w:val=""/>
      <w:lvlJc w:val="left"/>
    </w:lvl>
  </w:abstractNum>
  <w:num w:numId="1">
    <w:abstractNumId w:val="9"/>
  </w:num>
  <w:num w:numId="2">
    <w:abstractNumId w:val="2"/>
  </w:num>
  <w:num w:numId="3">
    <w:abstractNumId w:val="1"/>
  </w:num>
  <w:num w:numId="4">
    <w:abstractNumId w:val="24"/>
  </w:num>
  <w:num w:numId="5">
    <w:abstractNumId w:val="3"/>
  </w:num>
  <w:num w:numId="6">
    <w:abstractNumId w:val="11"/>
  </w:num>
  <w:num w:numId="7">
    <w:abstractNumId w:val="19"/>
  </w:num>
  <w:num w:numId="8">
    <w:abstractNumId w:val="14"/>
  </w:num>
  <w:num w:numId="9">
    <w:abstractNumId w:val="6"/>
  </w:num>
  <w:num w:numId="10">
    <w:abstractNumId w:val="15"/>
  </w:num>
  <w:num w:numId="11">
    <w:abstractNumId w:val="12"/>
  </w:num>
  <w:num w:numId="12">
    <w:abstractNumId w:val="10"/>
  </w:num>
  <w:num w:numId="13">
    <w:abstractNumId w:val="23"/>
  </w:num>
  <w:num w:numId="14">
    <w:abstractNumId w:val="5"/>
  </w:num>
  <w:num w:numId="15">
    <w:abstractNumId w:val="17"/>
  </w:num>
  <w:num w:numId="16">
    <w:abstractNumId w:val="13"/>
  </w:num>
  <w:num w:numId="17">
    <w:abstractNumId w:val="16"/>
  </w:num>
  <w:num w:numId="18">
    <w:abstractNumId w:val="8"/>
  </w:num>
  <w:num w:numId="19">
    <w:abstractNumId w:val="20"/>
  </w:num>
  <w:num w:numId="20">
    <w:abstractNumId w:val="4"/>
  </w:num>
  <w:num w:numId="21">
    <w:abstractNumId w:val="7"/>
  </w:num>
  <w:num w:numId="22">
    <w:abstractNumId w:val="18"/>
  </w:num>
  <w:num w:numId="23">
    <w:abstractNumId w:val="21"/>
  </w:num>
  <w:num w:numId="24">
    <w:abstractNumId w:val="0"/>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olo">
    <w15:presenceInfo w15:providerId="None" w15:userId="Pao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E15"/>
    <w:rsid w:val="002D3F46"/>
    <w:rsid w:val="005F4F4A"/>
    <w:rsid w:val="0068775A"/>
    <w:rsid w:val="007E5D07"/>
    <w:rsid w:val="0098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00F5"/>
  <w15:docId w15:val="{C829495B-6462-4733-9B07-0956CF34C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4F4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F4A"/>
    <w:rPr>
      <w:rFonts w:ascii="Segoe UI" w:hAnsi="Segoe UI" w:cs="Segoe UI"/>
      <w:sz w:val="18"/>
      <w:szCs w:val="18"/>
    </w:rPr>
  </w:style>
  <w:style w:type="character" w:styleId="CommentReference">
    <w:name w:val="annotation reference"/>
    <w:basedOn w:val="DefaultParagraphFont"/>
    <w:uiPriority w:val="99"/>
    <w:semiHidden/>
    <w:unhideWhenUsed/>
    <w:rsid w:val="005F4F4A"/>
    <w:rPr>
      <w:sz w:val="16"/>
      <w:szCs w:val="16"/>
    </w:rPr>
  </w:style>
  <w:style w:type="paragraph" w:styleId="CommentText">
    <w:name w:val="annotation text"/>
    <w:basedOn w:val="Normal"/>
    <w:link w:val="CommentTextChar"/>
    <w:uiPriority w:val="99"/>
    <w:semiHidden/>
    <w:unhideWhenUsed/>
    <w:rsid w:val="005F4F4A"/>
    <w:rPr>
      <w:sz w:val="20"/>
      <w:szCs w:val="20"/>
    </w:rPr>
  </w:style>
  <w:style w:type="character" w:customStyle="1" w:styleId="CommentTextChar">
    <w:name w:val="Comment Text Char"/>
    <w:basedOn w:val="DefaultParagraphFont"/>
    <w:link w:val="CommentText"/>
    <w:uiPriority w:val="99"/>
    <w:semiHidden/>
    <w:rsid w:val="005F4F4A"/>
    <w:rPr>
      <w:sz w:val="20"/>
      <w:szCs w:val="20"/>
    </w:rPr>
  </w:style>
  <w:style w:type="paragraph" w:styleId="CommentSubject">
    <w:name w:val="annotation subject"/>
    <w:basedOn w:val="CommentText"/>
    <w:next w:val="CommentText"/>
    <w:link w:val="CommentSubjectChar"/>
    <w:uiPriority w:val="99"/>
    <w:semiHidden/>
    <w:unhideWhenUsed/>
    <w:rsid w:val="005F4F4A"/>
    <w:rPr>
      <w:b/>
      <w:bCs/>
    </w:rPr>
  </w:style>
  <w:style w:type="character" w:customStyle="1" w:styleId="CommentSubjectChar">
    <w:name w:val="Comment Subject Char"/>
    <w:basedOn w:val="CommentTextChar"/>
    <w:link w:val="CommentSubject"/>
    <w:uiPriority w:val="99"/>
    <w:semiHidden/>
    <w:rsid w:val="005F4F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erna/contagionSequence" TargetMode="External"/><Relationship Id="rId18" Type="http://schemas.openxmlformats.org/officeDocument/2006/relationships/image" Target="media/image3.jpeg"/><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6.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doi.org/10.1142/S0218202520500323" TargetMode="External"/><Relationship Id="rId50" Type="http://schemas.openxmlformats.org/officeDocument/2006/relationships/hyperlink" Target="https://doi.org/10.1038/s41598-020-70631-9" TargetMode="External"/><Relationship Id="rId55"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www.nytimes.com/2020/05/03/world/asia/coronavirus-spread-where-why.html" TargetMode="External"/><Relationship Id="rId29" Type="http://schemas.openxmlformats.org/officeDocument/2006/relationships/image" Target="media/image11.jpeg"/><Relationship Id="rId11" Type="http://schemas.openxmlformats.org/officeDocument/2006/relationships/hyperlink" Target="https://terna.to.it/simul/SIsaR.html" TargetMode="External"/><Relationship Id="rId24" Type="http://schemas.openxmlformats.org/officeDocument/2006/relationships/hyperlink" Target="https://rs-delve.github.io/reports/2020/08/14/economic-aspects-of-the-covid19-crisis-in-the-uk.html"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terna.to.it/simul/SIsaR.html" TargetMode="External"/><Relationship Id="rId5" Type="http://schemas.openxmlformats.org/officeDocument/2006/relationships/comments" Target="comments.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mailto:pietro.terna@unito.it" TargetMode="External"/><Relationship Id="rId14" Type="http://schemas.openxmlformats.org/officeDocument/2006/relationships/hyperlink" Target="https://mybinder.org" TargetMode="External"/><Relationship Id="rId22" Type="http://schemas.openxmlformats.org/officeDocument/2006/relationships/image" Target="media/image7.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jasss.soc.surrey.ac.uk/11/4/12.html" TargetMode="External"/><Relationship Id="rId56" Type="http://schemas.microsoft.com/office/2011/relationships/people" Target="people.xml"/><Relationship Id="rId8" Type="http://schemas.microsoft.com/office/2018/08/relationships/commentsExtensible" Target="commentsExtensible.xml"/><Relationship Id="rId51" Type="http://schemas.openxmlformats.org/officeDocument/2006/relationships/hyperlink" Target="http://dx.doi.org/10.3390/antiox9070624" TargetMode="External"/><Relationship Id="rId3" Type="http://schemas.openxmlformats.org/officeDocument/2006/relationships/settings" Target="settings.xml"/><Relationship Id="rId12" Type="http://schemas.openxmlformats.org/officeDocument/2006/relationships/hyperlink" Target="mailto:pietro.terna@unito.it" TargetMode="External"/><Relationship Id="rId17" Type="http://schemas.openxmlformats.org/officeDocument/2006/relationships/image" Target="media/image2.jpeg"/><Relationship Id="rId25" Type="http://schemas.openxmlformats.org/officeDocument/2006/relationships/hyperlink" Target="https://rs-delve.github.io"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5.jpeg"/><Relationship Id="rId41" Type="http://schemas.openxmlformats.org/officeDocument/2006/relationships/image" Target="media/image23.jpeg"/><Relationship Id="rId54" Type="http://schemas.openxmlformats.org/officeDocument/2006/relationships/hyperlink" Target="http://ccl.northwestern.edu/netlogo/"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1.png"/><Relationship Id="rId23" Type="http://schemas.openxmlformats.org/officeDocument/2006/relationships/hyperlink" Target="https://rs-delve.github.io/reports/2020/08/14/economic-aspects-of-the-covid19-crisis-in-the-uk.html" TargetMode="External"/><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onlinelibrary.wiley.com/doi/abs/10.1111/ijcp.13674" TargetMode="External"/><Relationship Id="rId57" Type="http://schemas.openxmlformats.org/officeDocument/2006/relationships/theme" Target="theme/theme1.xml"/><Relationship Id="rId10" Type="http://schemas.openxmlformats.org/officeDocument/2006/relationships/hyperlink" Target="https://tomorrowdata.io"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rofasss.org/2020/04/17/deep-uncertain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34</Pages>
  <Words>7211</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Paolo</cp:lastModifiedBy>
  <cp:revision>3</cp:revision>
  <dcterms:created xsi:type="dcterms:W3CDTF">2020-09-08T22:27:00Z</dcterms:created>
  <dcterms:modified xsi:type="dcterms:W3CDTF">2020-09-08T22:29:00Z</dcterms:modified>
</cp:coreProperties>
</file>